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FA56D" w14:textId="0640052A" w:rsidR="00EA7EF5" w:rsidRPr="00237D9B" w:rsidRDefault="00C24A29" w:rsidP="00B17D28">
      <w:pPr>
        <w:spacing w:line="480" w:lineRule="auto"/>
        <w:rPr>
          <w:rFonts w:ascii="Times New Roman" w:hAnsi="Times New Roman" w:cs="Times New Roman"/>
          <w:sz w:val="24"/>
          <w:szCs w:val="24"/>
        </w:rPr>
      </w:pPr>
      <w:bookmarkStart w:id="0" w:name="_Hlk153454489"/>
      <w:r w:rsidRPr="00C24A29">
        <w:rPr>
          <w:rFonts w:ascii="Times New Roman" w:hAnsi="Times New Roman" w:cs="Times New Roman"/>
          <w:sz w:val="24"/>
          <w:szCs w:val="24"/>
        </w:rPr>
        <w:t>Disease epidemics and species interactions: a manipulation of seasonal establishment of fungal diseases in an old field</w:t>
      </w:r>
      <w:bookmarkEnd w:id="0"/>
    </w:p>
    <w:p w14:paraId="2D9BCA0C" w14:textId="230EFD29" w:rsidR="00EA7EF5" w:rsidRPr="00237D9B" w:rsidRDefault="00EA7EF5" w:rsidP="00ED4912">
      <w:pPr>
        <w:rPr>
          <w:rFonts w:ascii="Times New Roman" w:hAnsi="Times New Roman" w:cs="Times New Roman"/>
          <w:sz w:val="24"/>
          <w:szCs w:val="24"/>
        </w:rPr>
      </w:pPr>
    </w:p>
    <w:p w14:paraId="584C6B95" w14:textId="192C14B8" w:rsidR="00232A27" w:rsidRPr="00237D9B" w:rsidRDefault="00232A27" w:rsidP="00232A27">
      <w:pPr>
        <w:spacing w:line="480" w:lineRule="auto"/>
        <w:rPr>
          <w:rFonts w:ascii="Times New Roman" w:hAnsi="Times New Roman" w:cs="Times New Roman"/>
          <w:sz w:val="24"/>
          <w:szCs w:val="24"/>
        </w:rPr>
      </w:pPr>
      <w:r w:rsidRPr="00237D9B">
        <w:rPr>
          <w:rFonts w:ascii="Times New Roman" w:hAnsi="Times New Roman" w:cs="Times New Roman"/>
          <w:b/>
          <w:bCs/>
          <w:sz w:val="24"/>
          <w:szCs w:val="24"/>
        </w:rPr>
        <w:t>Authors:</w:t>
      </w:r>
      <w:r w:rsidRPr="00237D9B">
        <w:rPr>
          <w:rFonts w:ascii="Times New Roman" w:hAnsi="Times New Roman" w:cs="Times New Roman"/>
          <w:sz w:val="24"/>
          <w:szCs w:val="24"/>
        </w:rPr>
        <w:t xml:space="preserve"> Rita L. Grunberg</w:t>
      </w:r>
      <w:r w:rsidRPr="00237D9B">
        <w:rPr>
          <w:rFonts w:ascii="Times New Roman" w:hAnsi="Times New Roman" w:cs="Times New Roman"/>
          <w:sz w:val="24"/>
          <w:szCs w:val="24"/>
          <w:vertAlign w:val="superscript"/>
        </w:rPr>
        <w:t>1</w:t>
      </w:r>
      <w:r w:rsidR="00071F6C">
        <w:rPr>
          <w:rFonts w:ascii="Times New Roman" w:hAnsi="Times New Roman" w:cs="Times New Roman"/>
          <w:sz w:val="24"/>
          <w:szCs w:val="24"/>
          <w:vertAlign w:val="superscript"/>
        </w:rPr>
        <w:t>,2</w:t>
      </w:r>
      <w:r w:rsidRPr="00237D9B">
        <w:rPr>
          <w:rFonts w:ascii="Times New Roman" w:hAnsi="Times New Roman" w:cs="Times New Roman"/>
          <w:sz w:val="24"/>
          <w:szCs w:val="24"/>
          <w:vertAlign w:val="superscript"/>
        </w:rPr>
        <w:t>*</w:t>
      </w:r>
      <w:r w:rsidRPr="00237D9B">
        <w:rPr>
          <w:rFonts w:ascii="Times New Roman" w:hAnsi="Times New Roman" w:cs="Times New Roman"/>
          <w:sz w:val="24"/>
          <w:szCs w:val="24"/>
        </w:rPr>
        <w:t>, Fletcher W. Halliday</w:t>
      </w:r>
      <w:r w:rsidRPr="00237D9B">
        <w:rPr>
          <w:rFonts w:ascii="Times New Roman" w:hAnsi="Times New Roman" w:cs="Times New Roman"/>
          <w:sz w:val="24"/>
          <w:szCs w:val="24"/>
          <w:vertAlign w:val="superscript"/>
        </w:rPr>
        <w:t>1,</w:t>
      </w:r>
      <w:r w:rsidR="0041262A">
        <w:rPr>
          <w:rFonts w:ascii="Times New Roman" w:hAnsi="Times New Roman" w:cs="Times New Roman"/>
          <w:sz w:val="24"/>
          <w:szCs w:val="24"/>
          <w:vertAlign w:val="superscript"/>
        </w:rPr>
        <w:t>3</w:t>
      </w:r>
      <w:r w:rsidRPr="00237D9B">
        <w:rPr>
          <w:rFonts w:ascii="Times New Roman" w:hAnsi="Times New Roman" w:cs="Times New Roman"/>
          <w:sz w:val="24"/>
          <w:szCs w:val="24"/>
        </w:rPr>
        <w:t>, Kayleigh R. O’Keeffe</w:t>
      </w:r>
      <w:r w:rsidRPr="00237D9B">
        <w:rPr>
          <w:rFonts w:ascii="Times New Roman" w:hAnsi="Times New Roman" w:cs="Times New Roman"/>
          <w:sz w:val="24"/>
          <w:szCs w:val="24"/>
          <w:vertAlign w:val="superscript"/>
        </w:rPr>
        <w:t>1,</w:t>
      </w:r>
      <w:r w:rsidR="0041262A">
        <w:rPr>
          <w:rFonts w:ascii="Times New Roman" w:hAnsi="Times New Roman" w:cs="Times New Roman"/>
          <w:sz w:val="24"/>
          <w:szCs w:val="24"/>
          <w:vertAlign w:val="superscript"/>
        </w:rPr>
        <w:t>4</w:t>
      </w:r>
      <w:r w:rsidRPr="00237D9B">
        <w:rPr>
          <w:rFonts w:ascii="Times New Roman" w:hAnsi="Times New Roman" w:cs="Times New Roman"/>
          <w:sz w:val="24"/>
          <w:szCs w:val="24"/>
          <w:vertAlign w:val="superscript"/>
        </w:rPr>
        <w:t xml:space="preserve">, </w:t>
      </w:r>
      <w:r w:rsidRPr="00237D9B">
        <w:rPr>
          <w:rFonts w:ascii="Times New Roman" w:hAnsi="Times New Roman" w:cs="Times New Roman"/>
          <w:sz w:val="24"/>
          <w:szCs w:val="24"/>
        </w:rPr>
        <w:t>Brooklynn N. Joyner</w:t>
      </w:r>
      <w:r w:rsidRPr="00237D9B">
        <w:rPr>
          <w:rFonts w:ascii="Times New Roman" w:hAnsi="Times New Roman" w:cs="Times New Roman"/>
          <w:sz w:val="24"/>
          <w:szCs w:val="24"/>
          <w:vertAlign w:val="superscript"/>
        </w:rPr>
        <w:t>1,5</w:t>
      </w:r>
      <w:r w:rsidRPr="00237D9B">
        <w:rPr>
          <w:rFonts w:ascii="Times New Roman" w:hAnsi="Times New Roman" w:cs="Times New Roman"/>
          <w:sz w:val="24"/>
          <w:szCs w:val="24"/>
        </w:rPr>
        <w:t>, Robert W. Heckman</w:t>
      </w:r>
      <w:r w:rsidRPr="00237D9B">
        <w:rPr>
          <w:rFonts w:ascii="Times New Roman" w:hAnsi="Times New Roman" w:cs="Times New Roman"/>
          <w:sz w:val="24"/>
          <w:szCs w:val="24"/>
          <w:vertAlign w:val="superscript"/>
        </w:rPr>
        <w:t>1,</w:t>
      </w:r>
      <w:r w:rsidR="009D5DA7">
        <w:rPr>
          <w:rFonts w:ascii="Times New Roman" w:hAnsi="Times New Roman" w:cs="Times New Roman"/>
          <w:sz w:val="24"/>
          <w:szCs w:val="24"/>
          <w:vertAlign w:val="superscript"/>
        </w:rPr>
        <w:t>6</w:t>
      </w:r>
      <w:r w:rsidRPr="00237D9B">
        <w:rPr>
          <w:rFonts w:ascii="Times New Roman" w:hAnsi="Times New Roman" w:cs="Times New Roman"/>
          <w:sz w:val="24"/>
          <w:szCs w:val="24"/>
          <w:vertAlign w:val="superscript"/>
        </w:rPr>
        <w:t>,</w:t>
      </w:r>
      <w:r w:rsidR="009D5DA7">
        <w:rPr>
          <w:rFonts w:ascii="Times New Roman" w:hAnsi="Times New Roman" w:cs="Times New Roman"/>
          <w:sz w:val="24"/>
          <w:szCs w:val="24"/>
          <w:vertAlign w:val="superscript"/>
        </w:rPr>
        <w:t>7</w:t>
      </w:r>
      <w:r w:rsidRPr="00237D9B">
        <w:rPr>
          <w:rFonts w:ascii="Times New Roman" w:hAnsi="Times New Roman" w:cs="Times New Roman"/>
          <w:sz w:val="24"/>
          <w:szCs w:val="24"/>
        </w:rPr>
        <w:t>, and Charles E. Mitchell</w:t>
      </w:r>
      <w:r w:rsidRPr="00237D9B">
        <w:rPr>
          <w:rFonts w:ascii="Times New Roman" w:hAnsi="Times New Roman" w:cs="Times New Roman"/>
          <w:sz w:val="24"/>
          <w:szCs w:val="24"/>
          <w:vertAlign w:val="superscript"/>
        </w:rPr>
        <w:t>1,</w:t>
      </w:r>
      <w:r w:rsidR="009D5DA7">
        <w:rPr>
          <w:rFonts w:ascii="Times New Roman" w:hAnsi="Times New Roman" w:cs="Times New Roman"/>
          <w:sz w:val="24"/>
          <w:szCs w:val="24"/>
          <w:vertAlign w:val="superscript"/>
        </w:rPr>
        <w:t>8</w:t>
      </w:r>
      <w:r w:rsidRPr="00237D9B">
        <w:rPr>
          <w:rFonts w:ascii="Times New Roman" w:hAnsi="Times New Roman" w:cs="Times New Roman"/>
          <w:sz w:val="24"/>
          <w:szCs w:val="24"/>
        </w:rPr>
        <w:t xml:space="preserve">  </w:t>
      </w:r>
    </w:p>
    <w:p w14:paraId="6E801426" w14:textId="1C4221D7" w:rsidR="00232A27" w:rsidRPr="00237D9B" w:rsidRDefault="00232A27" w:rsidP="00232A27">
      <w:pPr>
        <w:rPr>
          <w:rFonts w:ascii="Times New Roman" w:hAnsi="Times New Roman" w:cs="Times New Roman"/>
          <w:b/>
          <w:bCs/>
          <w:sz w:val="24"/>
          <w:szCs w:val="24"/>
        </w:rPr>
      </w:pPr>
      <w:r w:rsidRPr="00237D9B">
        <w:rPr>
          <w:rFonts w:ascii="Times New Roman" w:hAnsi="Times New Roman" w:cs="Times New Roman"/>
          <w:b/>
          <w:bCs/>
          <w:sz w:val="24"/>
          <w:szCs w:val="24"/>
        </w:rPr>
        <w:t>Author Affiliations:</w:t>
      </w:r>
    </w:p>
    <w:p w14:paraId="06C81FEE" w14:textId="1F5A04B8" w:rsidR="00232A27" w:rsidRDefault="00232A27" w:rsidP="00232A27">
      <w:pPr>
        <w:spacing w:line="480" w:lineRule="auto"/>
        <w:rPr>
          <w:rFonts w:ascii="Times New Roman" w:hAnsi="Times New Roman" w:cs="Times New Roman"/>
          <w:b/>
          <w:bCs/>
          <w:sz w:val="24"/>
          <w:szCs w:val="24"/>
        </w:rPr>
      </w:pPr>
      <w:r w:rsidRPr="00237D9B">
        <w:rPr>
          <w:rFonts w:ascii="Times New Roman" w:eastAsia="Times New Roman" w:hAnsi="Times New Roman" w:cs="Times New Roman"/>
          <w:sz w:val="24"/>
          <w:szCs w:val="24"/>
          <w:vertAlign w:val="superscript"/>
        </w:rPr>
        <w:t>1</w:t>
      </w:r>
      <w:r w:rsidRPr="00237D9B">
        <w:rPr>
          <w:rFonts w:ascii="Times New Roman" w:eastAsia="Times New Roman" w:hAnsi="Times New Roman" w:cs="Times New Roman"/>
          <w:sz w:val="24"/>
          <w:szCs w:val="24"/>
        </w:rPr>
        <w:t>Department of Biology, University of North Carolina, Chapel Hill, NC USA</w:t>
      </w:r>
      <w:r w:rsidRPr="00237D9B">
        <w:rPr>
          <w:rFonts w:ascii="Times New Roman" w:hAnsi="Times New Roman" w:cs="Times New Roman"/>
          <w:b/>
          <w:bCs/>
          <w:sz w:val="24"/>
          <w:szCs w:val="24"/>
        </w:rPr>
        <w:t xml:space="preserve"> </w:t>
      </w:r>
    </w:p>
    <w:p w14:paraId="5B73D79D" w14:textId="16FE28A6" w:rsidR="00071F6C" w:rsidRPr="00237D9B" w:rsidRDefault="00071F6C" w:rsidP="00232A27">
      <w:pPr>
        <w:spacing w:line="480" w:lineRule="auto"/>
        <w:rPr>
          <w:rFonts w:ascii="Times New Roman" w:hAnsi="Times New Roman" w:cs="Times New Roman"/>
          <w:b/>
          <w:bCs/>
          <w:sz w:val="24"/>
          <w:szCs w:val="24"/>
        </w:rPr>
      </w:pPr>
      <w:r w:rsidRPr="00237D9B">
        <w:rPr>
          <w:rFonts w:ascii="Times New Roman" w:hAnsi="Times New Roman" w:cs="Times New Roman"/>
          <w:bCs/>
          <w:sz w:val="24"/>
          <w:szCs w:val="24"/>
          <w:vertAlign w:val="superscript"/>
        </w:rPr>
        <w:t>2</w:t>
      </w:r>
      <w:r w:rsidRPr="00237D9B">
        <w:rPr>
          <w:rFonts w:ascii="Times New Roman" w:hAnsi="Times New Roman" w:cs="Times New Roman"/>
          <w:bCs/>
          <w:sz w:val="24"/>
          <w:szCs w:val="24"/>
        </w:rPr>
        <w:t>Current affiliation:</w:t>
      </w:r>
      <w:r w:rsidRPr="00071F6C">
        <w:t xml:space="preserve"> </w:t>
      </w:r>
      <w:r w:rsidRPr="00071F6C">
        <w:rPr>
          <w:rFonts w:ascii="Times New Roman" w:hAnsi="Times New Roman" w:cs="Times New Roman"/>
          <w:bCs/>
          <w:sz w:val="24"/>
          <w:szCs w:val="24"/>
        </w:rPr>
        <w:t xml:space="preserve">Wilson Center for Science and Justice, </w:t>
      </w:r>
      <w:r w:rsidR="007847A4">
        <w:rPr>
          <w:rFonts w:ascii="Times New Roman" w:hAnsi="Times New Roman" w:cs="Times New Roman"/>
          <w:bCs/>
          <w:sz w:val="24"/>
          <w:szCs w:val="24"/>
        </w:rPr>
        <w:t xml:space="preserve">Duke University, </w:t>
      </w:r>
      <w:r w:rsidRPr="00071F6C">
        <w:rPr>
          <w:rFonts w:ascii="Times New Roman" w:hAnsi="Times New Roman" w:cs="Times New Roman"/>
          <w:bCs/>
          <w:sz w:val="24"/>
          <w:szCs w:val="24"/>
        </w:rPr>
        <w:t>Durham, NC 27708</w:t>
      </w:r>
    </w:p>
    <w:p w14:paraId="467D970C" w14:textId="536281BA" w:rsidR="00232A27" w:rsidRDefault="0041262A" w:rsidP="00232A27">
      <w:pPr>
        <w:spacing w:line="480" w:lineRule="auto"/>
        <w:rPr>
          <w:rFonts w:ascii="Times New Roman" w:hAnsi="Times New Roman" w:cs="Times New Roman"/>
          <w:bCs/>
          <w:sz w:val="24"/>
          <w:szCs w:val="24"/>
        </w:rPr>
      </w:pPr>
      <w:r>
        <w:rPr>
          <w:rFonts w:ascii="Times New Roman" w:hAnsi="Times New Roman" w:cs="Times New Roman"/>
          <w:bCs/>
          <w:sz w:val="24"/>
          <w:szCs w:val="24"/>
          <w:vertAlign w:val="superscript"/>
        </w:rPr>
        <w:t>3</w:t>
      </w:r>
      <w:r w:rsidR="00232A27" w:rsidRPr="00237D9B">
        <w:rPr>
          <w:rFonts w:ascii="Times New Roman" w:hAnsi="Times New Roman" w:cs="Times New Roman"/>
          <w:bCs/>
          <w:sz w:val="24"/>
          <w:szCs w:val="24"/>
        </w:rPr>
        <w:t xml:space="preserve">Current affiliation: Department of </w:t>
      </w:r>
      <w:r w:rsidR="003031CA" w:rsidRPr="00237D9B">
        <w:rPr>
          <w:rFonts w:ascii="Times New Roman" w:hAnsi="Times New Roman" w:cs="Times New Roman"/>
          <w:bCs/>
          <w:sz w:val="24"/>
          <w:szCs w:val="24"/>
        </w:rPr>
        <w:t>Botany and Plant Pathology, Oregon State University, Corvallis, OR, USA</w:t>
      </w:r>
    </w:p>
    <w:p w14:paraId="12F952E9" w14:textId="515FFD3F" w:rsidR="0041262A" w:rsidRDefault="0041262A" w:rsidP="00232A27">
      <w:pPr>
        <w:spacing w:line="480" w:lineRule="auto"/>
        <w:rPr>
          <w:rFonts w:ascii="Times New Roman" w:hAnsi="Times New Roman" w:cs="Times New Roman"/>
          <w:bCs/>
          <w:sz w:val="24"/>
          <w:szCs w:val="24"/>
        </w:rPr>
      </w:pPr>
      <w:r>
        <w:rPr>
          <w:rFonts w:ascii="Times New Roman" w:hAnsi="Times New Roman" w:cs="Times New Roman"/>
          <w:bCs/>
          <w:sz w:val="24"/>
          <w:szCs w:val="24"/>
          <w:vertAlign w:val="superscript"/>
        </w:rPr>
        <w:t>4</w:t>
      </w:r>
      <w:r w:rsidRPr="00237D9B">
        <w:rPr>
          <w:rFonts w:ascii="Times New Roman" w:hAnsi="Times New Roman" w:cs="Times New Roman"/>
          <w:bCs/>
          <w:sz w:val="24"/>
          <w:szCs w:val="24"/>
          <w:vertAlign w:val="superscript"/>
        </w:rPr>
        <w:t xml:space="preserve"> </w:t>
      </w:r>
      <w:r w:rsidRPr="00237D9B">
        <w:rPr>
          <w:rFonts w:ascii="Times New Roman" w:hAnsi="Times New Roman" w:cs="Times New Roman"/>
          <w:bCs/>
          <w:sz w:val="24"/>
          <w:szCs w:val="24"/>
        </w:rPr>
        <w:t>Current affiliation: Department of Biological Sciences, Lehigh University, Bethlehem, PA USA</w:t>
      </w:r>
    </w:p>
    <w:p w14:paraId="0A1249AC" w14:textId="77777777" w:rsidR="0041262A" w:rsidRDefault="0041262A" w:rsidP="00232A27">
      <w:pPr>
        <w:spacing w:line="480" w:lineRule="auto"/>
        <w:rPr>
          <w:rFonts w:ascii="Times New Roman" w:hAnsi="Times New Roman" w:cs="Times New Roman"/>
          <w:bCs/>
          <w:sz w:val="24"/>
          <w:szCs w:val="24"/>
        </w:rPr>
      </w:pPr>
      <w:r>
        <w:rPr>
          <w:rFonts w:ascii="Times New Roman" w:hAnsi="Times New Roman" w:cs="Times New Roman"/>
          <w:bCs/>
          <w:sz w:val="24"/>
          <w:szCs w:val="24"/>
          <w:vertAlign w:val="superscript"/>
        </w:rPr>
        <w:t>5</w:t>
      </w:r>
      <w:r w:rsidRPr="00237D9B">
        <w:rPr>
          <w:rFonts w:ascii="Times New Roman" w:hAnsi="Times New Roman" w:cs="Times New Roman"/>
          <w:bCs/>
          <w:sz w:val="24"/>
          <w:szCs w:val="24"/>
          <w:vertAlign w:val="superscript"/>
        </w:rPr>
        <w:t xml:space="preserve"> </w:t>
      </w:r>
      <w:r w:rsidRPr="00237D9B">
        <w:rPr>
          <w:rFonts w:ascii="Times New Roman" w:hAnsi="Times New Roman" w:cs="Times New Roman"/>
          <w:bCs/>
          <w:sz w:val="24"/>
          <w:szCs w:val="24"/>
        </w:rPr>
        <w:t>Current affiliation: Department of Parks, Recreation &amp; Tourism Management, North Carolina State University, NC USA</w:t>
      </w:r>
    </w:p>
    <w:p w14:paraId="5B1879EE" w14:textId="4F4AF7D3" w:rsidR="00232A27" w:rsidRDefault="0041262A" w:rsidP="00232A27">
      <w:pPr>
        <w:spacing w:line="480" w:lineRule="auto"/>
        <w:rPr>
          <w:rFonts w:ascii="Times New Roman" w:hAnsi="Times New Roman" w:cs="Times New Roman"/>
          <w:bCs/>
          <w:sz w:val="24"/>
          <w:szCs w:val="24"/>
        </w:rPr>
      </w:pPr>
      <w:r>
        <w:rPr>
          <w:rFonts w:ascii="Times New Roman" w:hAnsi="Times New Roman" w:cs="Times New Roman"/>
          <w:bCs/>
          <w:sz w:val="24"/>
          <w:szCs w:val="24"/>
          <w:vertAlign w:val="superscript"/>
        </w:rPr>
        <w:t>6</w:t>
      </w:r>
      <w:r w:rsidR="00232A27" w:rsidRPr="00237D9B">
        <w:rPr>
          <w:rFonts w:ascii="Times New Roman" w:hAnsi="Times New Roman" w:cs="Times New Roman"/>
          <w:bCs/>
          <w:sz w:val="24"/>
          <w:szCs w:val="24"/>
          <w:vertAlign w:val="superscript"/>
        </w:rPr>
        <w:t xml:space="preserve"> </w:t>
      </w:r>
      <w:r w:rsidR="00232A27" w:rsidRPr="00237D9B">
        <w:rPr>
          <w:rFonts w:ascii="Times New Roman" w:hAnsi="Times New Roman" w:cs="Times New Roman"/>
          <w:bCs/>
          <w:sz w:val="24"/>
          <w:szCs w:val="24"/>
        </w:rPr>
        <w:t>Department of Integrative Biology, University of Texas at Austin, Austin, TX USA</w:t>
      </w:r>
    </w:p>
    <w:p w14:paraId="0C8DDCB6" w14:textId="35DEA25A" w:rsidR="0041262A" w:rsidRPr="00237D9B" w:rsidRDefault="0041262A" w:rsidP="00232A27">
      <w:pPr>
        <w:spacing w:line="480" w:lineRule="auto"/>
        <w:rPr>
          <w:rFonts w:ascii="Times New Roman" w:hAnsi="Times New Roman" w:cs="Times New Roman"/>
          <w:bCs/>
          <w:sz w:val="24"/>
          <w:szCs w:val="24"/>
        </w:rPr>
      </w:pPr>
      <w:r>
        <w:rPr>
          <w:rFonts w:ascii="Times New Roman" w:hAnsi="Times New Roman" w:cs="Times New Roman"/>
          <w:bCs/>
          <w:sz w:val="24"/>
          <w:szCs w:val="24"/>
          <w:vertAlign w:val="superscript"/>
        </w:rPr>
        <w:t>7</w:t>
      </w:r>
      <w:r w:rsidRPr="00237D9B">
        <w:rPr>
          <w:rFonts w:ascii="Times New Roman" w:hAnsi="Times New Roman" w:cs="Times New Roman"/>
          <w:bCs/>
          <w:sz w:val="24"/>
          <w:szCs w:val="24"/>
        </w:rPr>
        <w:t>Current affiliation: US</w:t>
      </w:r>
      <w:r w:rsidR="00A26582">
        <w:rPr>
          <w:rFonts w:ascii="Times New Roman" w:hAnsi="Times New Roman" w:cs="Times New Roman"/>
          <w:bCs/>
          <w:sz w:val="24"/>
          <w:szCs w:val="24"/>
        </w:rPr>
        <w:t xml:space="preserve"> </w:t>
      </w:r>
      <w:r w:rsidRPr="00237D9B">
        <w:rPr>
          <w:rFonts w:ascii="Times New Roman" w:hAnsi="Times New Roman" w:cs="Times New Roman"/>
          <w:bCs/>
          <w:sz w:val="24"/>
          <w:szCs w:val="24"/>
        </w:rPr>
        <w:t>D</w:t>
      </w:r>
      <w:r w:rsidR="00A26582">
        <w:rPr>
          <w:rFonts w:ascii="Times New Roman" w:hAnsi="Times New Roman" w:cs="Times New Roman"/>
          <w:bCs/>
          <w:sz w:val="24"/>
          <w:szCs w:val="24"/>
        </w:rPr>
        <w:t xml:space="preserve">epartment of </w:t>
      </w:r>
      <w:r w:rsidRPr="00237D9B">
        <w:rPr>
          <w:rFonts w:ascii="Times New Roman" w:hAnsi="Times New Roman" w:cs="Times New Roman"/>
          <w:bCs/>
          <w:sz w:val="24"/>
          <w:szCs w:val="24"/>
        </w:rPr>
        <w:t>A</w:t>
      </w:r>
      <w:r w:rsidR="00A26582">
        <w:rPr>
          <w:rFonts w:ascii="Times New Roman" w:hAnsi="Times New Roman" w:cs="Times New Roman"/>
          <w:bCs/>
          <w:sz w:val="24"/>
          <w:szCs w:val="24"/>
        </w:rPr>
        <w:t>griculture</w:t>
      </w:r>
      <w:r w:rsidRPr="00237D9B">
        <w:rPr>
          <w:rFonts w:ascii="Times New Roman" w:hAnsi="Times New Roman" w:cs="Times New Roman"/>
          <w:bCs/>
          <w:sz w:val="24"/>
          <w:szCs w:val="24"/>
        </w:rPr>
        <w:t xml:space="preserve"> Forest Service, Rocky Mountain Research Station, Cedar City, UT USA</w:t>
      </w:r>
    </w:p>
    <w:p w14:paraId="6DCFA82F" w14:textId="0A69A3D9" w:rsidR="00D346DE" w:rsidRPr="00237D9B" w:rsidRDefault="0041262A" w:rsidP="007866B5">
      <w:pPr>
        <w:spacing w:line="480" w:lineRule="auto"/>
        <w:jc w:val="both"/>
        <w:rPr>
          <w:rFonts w:ascii="Times New Roman" w:hAnsi="Times New Roman" w:cs="Times New Roman"/>
          <w:sz w:val="24"/>
          <w:szCs w:val="24"/>
        </w:rPr>
      </w:pPr>
      <w:r>
        <w:rPr>
          <w:rFonts w:ascii="Times New Roman" w:hAnsi="Times New Roman" w:cs="Times New Roman"/>
          <w:sz w:val="24"/>
          <w:szCs w:val="24"/>
          <w:vertAlign w:val="superscript"/>
        </w:rPr>
        <w:t>8</w:t>
      </w:r>
      <w:r w:rsidR="00232A27" w:rsidRPr="00237D9B">
        <w:rPr>
          <w:rFonts w:ascii="Times New Roman" w:hAnsi="Times New Roman" w:cs="Times New Roman"/>
          <w:sz w:val="24"/>
          <w:szCs w:val="24"/>
        </w:rPr>
        <w:t xml:space="preserve"> Environment, Ecology and Energy Program, University of North Carolina, Chapel Hill, NC, US</w:t>
      </w:r>
    </w:p>
    <w:p w14:paraId="70EE95FF" w14:textId="77777777" w:rsidR="00D346DE" w:rsidRPr="00237D9B" w:rsidRDefault="00D346DE" w:rsidP="007866B5">
      <w:pPr>
        <w:spacing w:line="480" w:lineRule="auto"/>
        <w:jc w:val="both"/>
        <w:rPr>
          <w:rFonts w:ascii="Times New Roman" w:hAnsi="Times New Roman" w:cs="Times New Roman"/>
          <w:sz w:val="24"/>
          <w:szCs w:val="24"/>
        </w:rPr>
      </w:pPr>
    </w:p>
    <w:p w14:paraId="591C6CC1" w14:textId="0ED91B9D" w:rsidR="00ED4912" w:rsidRPr="00237D9B" w:rsidRDefault="00276FF1" w:rsidP="007866B5">
      <w:pPr>
        <w:spacing w:line="480" w:lineRule="auto"/>
        <w:jc w:val="both"/>
        <w:rPr>
          <w:rFonts w:ascii="Times New Roman" w:hAnsi="Times New Roman" w:cs="Times New Roman"/>
          <w:sz w:val="24"/>
          <w:szCs w:val="24"/>
        </w:rPr>
      </w:pPr>
      <w:r>
        <w:rPr>
          <w:rFonts w:ascii="Times New Roman" w:hAnsi="Times New Roman" w:cs="Times New Roman"/>
          <w:sz w:val="24"/>
          <w:szCs w:val="24"/>
        </w:rPr>
        <w:t>Corresponding Author: Rita Grunberg, rita.grunberg@law.duke.edu</w:t>
      </w:r>
      <w:r w:rsidR="00ED4912" w:rsidRPr="00237D9B">
        <w:rPr>
          <w:rFonts w:ascii="Times New Roman" w:hAnsi="Times New Roman" w:cs="Times New Roman"/>
          <w:sz w:val="24"/>
          <w:szCs w:val="24"/>
        </w:rPr>
        <w:br w:type="page"/>
      </w:r>
    </w:p>
    <w:p w14:paraId="7D05B5F8" w14:textId="38A3011A" w:rsidR="00203C57" w:rsidRPr="00237D9B" w:rsidRDefault="00203C57" w:rsidP="00770174">
      <w:pPr>
        <w:pStyle w:val="Heading3"/>
        <w:rPr>
          <w:rFonts w:ascii="Times New Roman" w:hAnsi="Times New Roman" w:cs="Times New Roman"/>
        </w:rPr>
      </w:pPr>
      <w:r w:rsidRPr="00237D9B">
        <w:rPr>
          <w:rFonts w:ascii="Times New Roman" w:hAnsi="Times New Roman" w:cs="Times New Roman"/>
        </w:rPr>
        <w:lastRenderedPageBreak/>
        <w:t>Class I. Data Set Descriptors</w:t>
      </w:r>
    </w:p>
    <w:p w14:paraId="48C259FC" w14:textId="48B6AFFD" w:rsidR="00203C57" w:rsidRPr="00237D9B" w:rsidRDefault="003C572E" w:rsidP="00D346DE">
      <w:pPr>
        <w:spacing w:line="480" w:lineRule="auto"/>
        <w:rPr>
          <w:rFonts w:ascii="Times New Roman" w:hAnsi="Times New Roman" w:cs="Times New Roman"/>
          <w:sz w:val="24"/>
          <w:szCs w:val="24"/>
        </w:rPr>
      </w:pPr>
      <w:r w:rsidRPr="00466203">
        <w:rPr>
          <w:rFonts w:ascii="Times New Roman" w:hAnsi="Times New Roman" w:cs="Times New Roman"/>
          <w:b/>
          <w:bCs/>
          <w:sz w:val="24"/>
          <w:szCs w:val="24"/>
        </w:rPr>
        <w:t xml:space="preserve">I.A. </w:t>
      </w:r>
      <w:r w:rsidR="00203C57" w:rsidRPr="00466203">
        <w:rPr>
          <w:rFonts w:ascii="Times New Roman" w:hAnsi="Times New Roman" w:cs="Times New Roman"/>
          <w:b/>
          <w:bCs/>
          <w:sz w:val="24"/>
          <w:szCs w:val="24"/>
        </w:rPr>
        <w:t>Data set identity:</w:t>
      </w:r>
      <w:r w:rsidR="00203C57" w:rsidRPr="00237D9B">
        <w:rPr>
          <w:rFonts w:ascii="Times New Roman" w:hAnsi="Times New Roman" w:cs="Times New Roman"/>
          <w:sz w:val="24"/>
          <w:szCs w:val="24"/>
        </w:rPr>
        <w:t xml:space="preserve"> </w:t>
      </w:r>
      <w:r w:rsidR="00C24A29" w:rsidRPr="00C24A29">
        <w:rPr>
          <w:rFonts w:ascii="Times New Roman" w:hAnsi="Times New Roman" w:cs="Times New Roman"/>
          <w:sz w:val="24"/>
          <w:szCs w:val="24"/>
        </w:rPr>
        <w:t>Disease epidemics and species interactions: a manipulation of seasonal establishment of fungal diseases in an old field</w:t>
      </w:r>
    </w:p>
    <w:p w14:paraId="658A918D" w14:textId="36FAE0FB" w:rsidR="00A72A47" w:rsidRPr="00466203" w:rsidRDefault="003C572E" w:rsidP="003C572E">
      <w:pPr>
        <w:spacing w:line="480" w:lineRule="auto"/>
        <w:rPr>
          <w:rFonts w:ascii="Times New Roman" w:hAnsi="Times New Roman" w:cs="Times New Roman"/>
          <w:b/>
          <w:bCs/>
          <w:sz w:val="24"/>
          <w:szCs w:val="24"/>
        </w:rPr>
      </w:pPr>
      <w:r w:rsidRPr="00466203">
        <w:rPr>
          <w:rFonts w:ascii="Times New Roman" w:hAnsi="Times New Roman" w:cs="Times New Roman"/>
          <w:b/>
          <w:bCs/>
          <w:sz w:val="24"/>
          <w:szCs w:val="24"/>
        </w:rPr>
        <w:t xml:space="preserve">I.B. </w:t>
      </w:r>
      <w:r w:rsidR="00203C57" w:rsidRPr="00466203">
        <w:rPr>
          <w:rFonts w:ascii="Times New Roman" w:hAnsi="Times New Roman" w:cs="Times New Roman"/>
          <w:b/>
          <w:bCs/>
          <w:sz w:val="24"/>
          <w:szCs w:val="24"/>
        </w:rPr>
        <w:t>Data set identification cod</w:t>
      </w:r>
      <w:r w:rsidRPr="00466203">
        <w:rPr>
          <w:rFonts w:ascii="Times New Roman" w:hAnsi="Times New Roman" w:cs="Times New Roman"/>
          <w:b/>
          <w:bCs/>
          <w:sz w:val="24"/>
          <w:szCs w:val="24"/>
        </w:rPr>
        <w:t>es</w:t>
      </w:r>
      <w:r w:rsidR="00203C57" w:rsidRPr="00466203">
        <w:rPr>
          <w:rFonts w:ascii="Times New Roman" w:hAnsi="Times New Roman" w:cs="Times New Roman"/>
          <w:b/>
          <w:bCs/>
          <w:sz w:val="24"/>
          <w:szCs w:val="24"/>
        </w:rPr>
        <w:t xml:space="preserve">: </w:t>
      </w:r>
    </w:p>
    <w:p w14:paraId="5C9BC7AE" w14:textId="4F5C8FBB" w:rsidR="00A72A47" w:rsidRPr="00237D9B" w:rsidRDefault="00F44E33" w:rsidP="00A72A47">
      <w:pPr>
        <w:pStyle w:val="ListParagraph"/>
        <w:spacing w:line="480" w:lineRule="auto"/>
        <w:rPr>
          <w:rFonts w:ascii="Times New Roman" w:hAnsi="Times New Roman" w:cs="Times New Roman"/>
          <w:sz w:val="24"/>
          <w:szCs w:val="24"/>
        </w:rPr>
      </w:pPr>
      <w:r w:rsidRPr="00237D9B">
        <w:rPr>
          <w:rFonts w:ascii="Times New Roman" w:hAnsi="Times New Roman" w:cs="Times New Roman"/>
          <w:sz w:val="24"/>
          <w:szCs w:val="24"/>
        </w:rPr>
        <w:t xml:space="preserve">Data S1.zip </w:t>
      </w:r>
      <w:r w:rsidR="00D81591" w:rsidRPr="00237D9B">
        <w:rPr>
          <w:rFonts w:ascii="Times New Roman" w:hAnsi="Times New Roman" w:cs="Times New Roman"/>
          <w:sz w:val="24"/>
          <w:szCs w:val="24"/>
        </w:rPr>
        <w:t xml:space="preserve">(includes 8 .csv files) </w:t>
      </w:r>
    </w:p>
    <w:p w14:paraId="1ED7DB2B" w14:textId="04B28E3D"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monthly_disease_survey_171819.csv</w:t>
      </w:r>
    </w:p>
    <w:p w14:paraId="59FFBD16" w14:textId="0FF69812"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plot_treatments.csv</w:t>
      </w:r>
    </w:p>
    <w:p w14:paraId="4305E53C" w14:textId="25786B9D"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endophyte_prevalence_2019.csv</w:t>
      </w:r>
    </w:p>
    <w:p w14:paraId="54380C62" w14:textId="758A98B8"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plot_biomass_171819.csv</w:t>
      </w:r>
    </w:p>
    <w:p w14:paraId="053FE06D" w14:textId="58F08BE1"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plot_biomass_sorted_2018.csv</w:t>
      </w:r>
    </w:p>
    <w:p w14:paraId="7E915A62" w14:textId="0096DBAF" w:rsidR="00DD606E" w:rsidRPr="00237D9B" w:rsidRDefault="00DD606E" w:rsidP="00DD606E">
      <w:pPr>
        <w:pStyle w:val="ListParagraph"/>
        <w:numPr>
          <w:ilvl w:val="0"/>
          <w:numId w:val="29"/>
        </w:numPr>
        <w:rPr>
          <w:rFonts w:ascii="Times New Roman" w:hAnsi="Times New Roman" w:cs="Times New Roman"/>
          <w:sz w:val="24"/>
          <w:szCs w:val="24"/>
        </w:rPr>
      </w:pPr>
      <w:r w:rsidRPr="00237D9B">
        <w:rPr>
          <w:rFonts w:ascii="Times New Roman" w:hAnsi="Times New Roman" w:cs="Times New Roman"/>
          <w:sz w:val="24"/>
          <w:szCs w:val="24"/>
        </w:rPr>
        <w:t xml:space="preserve">plant_community_data.csv </w:t>
      </w:r>
    </w:p>
    <w:p w14:paraId="294568EC" w14:textId="5A9CF526" w:rsidR="00DD606E" w:rsidRPr="00237D9B" w:rsidRDefault="00122CD6" w:rsidP="00DD606E">
      <w:pPr>
        <w:pStyle w:val="ListParagraph"/>
        <w:numPr>
          <w:ilvl w:val="0"/>
          <w:numId w:val="29"/>
        </w:numPr>
        <w:rPr>
          <w:rFonts w:ascii="Times New Roman" w:hAnsi="Times New Roman" w:cs="Times New Roman"/>
          <w:sz w:val="24"/>
          <w:szCs w:val="24"/>
        </w:rPr>
      </w:pPr>
      <w:r w:rsidRPr="00122CD6">
        <w:rPr>
          <w:rFonts w:ascii="Times New Roman" w:hAnsi="Times New Roman" w:cs="Times New Roman"/>
          <w:sz w:val="24"/>
          <w:szCs w:val="24"/>
        </w:rPr>
        <w:t>longitudinal_disease_survey_2017</w:t>
      </w:r>
      <w:r w:rsidR="00DD606E" w:rsidRPr="00237D9B">
        <w:rPr>
          <w:rFonts w:ascii="Times New Roman" w:hAnsi="Times New Roman" w:cs="Times New Roman"/>
          <w:sz w:val="24"/>
          <w:szCs w:val="24"/>
        </w:rPr>
        <w:t>.csv</w:t>
      </w:r>
    </w:p>
    <w:p w14:paraId="66D7015F" w14:textId="52758FDD" w:rsidR="00DD606E" w:rsidRPr="00237D9B" w:rsidRDefault="00122CD6" w:rsidP="00DD606E">
      <w:pPr>
        <w:pStyle w:val="ListParagraph"/>
        <w:numPr>
          <w:ilvl w:val="0"/>
          <w:numId w:val="29"/>
        </w:numPr>
        <w:rPr>
          <w:rFonts w:ascii="Times New Roman" w:hAnsi="Times New Roman" w:cs="Times New Roman"/>
          <w:sz w:val="24"/>
          <w:szCs w:val="24"/>
        </w:rPr>
      </w:pPr>
      <w:r w:rsidRPr="00122CD6">
        <w:rPr>
          <w:rFonts w:ascii="Times New Roman" w:hAnsi="Times New Roman" w:cs="Times New Roman"/>
          <w:sz w:val="24"/>
          <w:szCs w:val="24"/>
        </w:rPr>
        <w:t>longitudinal_disease_survey_201</w:t>
      </w:r>
      <w:r>
        <w:rPr>
          <w:rFonts w:ascii="Times New Roman" w:hAnsi="Times New Roman" w:cs="Times New Roman"/>
          <w:sz w:val="24"/>
          <w:szCs w:val="24"/>
        </w:rPr>
        <w:t>8</w:t>
      </w:r>
      <w:r w:rsidR="00DD606E" w:rsidRPr="00237D9B">
        <w:rPr>
          <w:rFonts w:ascii="Times New Roman" w:hAnsi="Times New Roman" w:cs="Times New Roman"/>
          <w:sz w:val="24"/>
          <w:szCs w:val="24"/>
        </w:rPr>
        <w:t xml:space="preserve">.csv </w:t>
      </w:r>
    </w:p>
    <w:p w14:paraId="43564A67" w14:textId="77777777" w:rsidR="00DD606E" w:rsidRPr="00237D9B" w:rsidRDefault="00DD606E" w:rsidP="00DD606E">
      <w:pPr>
        <w:pStyle w:val="ListParagraph"/>
        <w:rPr>
          <w:rFonts w:ascii="Times New Roman" w:hAnsi="Times New Roman" w:cs="Times New Roman"/>
          <w:sz w:val="24"/>
          <w:szCs w:val="24"/>
        </w:rPr>
      </w:pPr>
    </w:p>
    <w:p w14:paraId="53DE0650" w14:textId="6E5F5DAF" w:rsidR="00203C57" w:rsidRPr="00237D9B" w:rsidRDefault="00F44E33" w:rsidP="00A72A47">
      <w:pPr>
        <w:pStyle w:val="ListParagraph"/>
        <w:spacing w:line="480" w:lineRule="auto"/>
        <w:rPr>
          <w:rFonts w:ascii="Times New Roman" w:hAnsi="Times New Roman" w:cs="Times New Roman"/>
          <w:sz w:val="24"/>
          <w:szCs w:val="24"/>
        </w:rPr>
      </w:pPr>
      <w:r w:rsidRPr="00237D9B">
        <w:rPr>
          <w:rFonts w:ascii="Times New Roman" w:hAnsi="Times New Roman" w:cs="Times New Roman"/>
          <w:sz w:val="24"/>
          <w:szCs w:val="24"/>
        </w:rPr>
        <w:t xml:space="preserve">Metadata S1 </w:t>
      </w:r>
      <w:r w:rsidR="00884142" w:rsidRPr="00237D9B">
        <w:rPr>
          <w:rFonts w:ascii="Times New Roman" w:hAnsi="Times New Roman" w:cs="Times New Roman"/>
          <w:sz w:val="24"/>
          <w:szCs w:val="24"/>
        </w:rPr>
        <w:t xml:space="preserve">(this file) </w:t>
      </w:r>
    </w:p>
    <w:p w14:paraId="2BCF5D8A" w14:textId="09681900" w:rsidR="00203C57" w:rsidRPr="00466203" w:rsidRDefault="003C572E" w:rsidP="003C572E">
      <w:pPr>
        <w:spacing w:line="480" w:lineRule="auto"/>
        <w:rPr>
          <w:rFonts w:ascii="Times New Roman" w:hAnsi="Times New Roman" w:cs="Times New Roman"/>
          <w:b/>
          <w:bCs/>
          <w:sz w:val="24"/>
          <w:szCs w:val="24"/>
        </w:rPr>
      </w:pPr>
      <w:r w:rsidRPr="00466203">
        <w:rPr>
          <w:rFonts w:ascii="Times New Roman" w:hAnsi="Times New Roman" w:cs="Times New Roman"/>
          <w:b/>
          <w:bCs/>
          <w:sz w:val="24"/>
          <w:szCs w:val="24"/>
        </w:rPr>
        <w:t xml:space="preserve">I.C. </w:t>
      </w:r>
      <w:r w:rsidR="00203C57" w:rsidRPr="00466203">
        <w:rPr>
          <w:rFonts w:ascii="Times New Roman" w:hAnsi="Times New Roman" w:cs="Times New Roman"/>
          <w:b/>
          <w:bCs/>
          <w:sz w:val="24"/>
          <w:szCs w:val="24"/>
        </w:rPr>
        <w:t>Data set description</w:t>
      </w:r>
    </w:p>
    <w:p w14:paraId="7F20510C" w14:textId="4B07EE61" w:rsidR="00466203" w:rsidRDefault="003C572E" w:rsidP="003C572E">
      <w:pPr>
        <w:spacing w:line="480" w:lineRule="auto"/>
        <w:rPr>
          <w:rFonts w:ascii="Times New Roman" w:hAnsi="Times New Roman" w:cs="Times New Roman"/>
          <w:sz w:val="24"/>
          <w:szCs w:val="24"/>
        </w:rPr>
      </w:pPr>
      <w:r w:rsidRPr="00466203">
        <w:rPr>
          <w:rFonts w:ascii="Times New Roman" w:hAnsi="Times New Roman" w:cs="Times New Roman"/>
          <w:b/>
          <w:bCs/>
          <w:sz w:val="24"/>
          <w:szCs w:val="24"/>
        </w:rPr>
        <w:t xml:space="preserve">I.C.1 </w:t>
      </w:r>
      <w:r w:rsidR="00595378" w:rsidRPr="00466203">
        <w:rPr>
          <w:rFonts w:ascii="Times New Roman" w:hAnsi="Times New Roman" w:cs="Times New Roman"/>
          <w:b/>
          <w:bCs/>
          <w:sz w:val="24"/>
          <w:szCs w:val="24"/>
        </w:rPr>
        <w:t>Originators:</w:t>
      </w:r>
      <w:r w:rsidR="00595378" w:rsidRPr="003C572E">
        <w:rPr>
          <w:rFonts w:ascii="Times New Roman" w:hAnsi="Times New Roman" w:cs="Times New Roman"/>
          <w:sz w:val="24"/>
          <w:szCs w:val="24"/>
        </w:rPr>
        <w:t xml:space="preserve"> </w:t>
      </w:r>
    </w:p>
    <w:p w14:paraId="5983487D" w14:textId="4EE69649" w:rsidR="00203C57" w:rsidRPr="003C572E" w:rsidRDefault="00C3401F" w:rsidP="00466203">
      <w:pPr>
        <w:spacing w:line="480" w:lineRule="auto"/>
        <w:ind w:firstLine="720"/>
        <w:rPr>
          <w:rFonts w:ascii="Times New Roman" w:hAnsi="Times New Roman" w:cs="Times New Roman"/>
          <w:sz w:val="24"/>
          <w:szCs w:val="24"/>
        </w:rPr>
      </w:pPr>
      <w:r w:rsidRPr="003C572E">
        <w:rPr>
          <w:rFonts w:ascii="Times New Roman" w:hAnsi="Times New Roman" w:cs="Times New Roman"/>
          <w:sz w:val="24"/>
          <w:szCs w:val="24"/>
        </w:rPr>
        <w:t xml:space="preserve">Dr. </w:t>
      </w:r>
      <w:r w:rsidR="00295250" w:rsidRPr="003C572E">
        <w:rPr>
          <w:rFonts w:ascii="Times New Roman" w:hAnsi="Times New Roman" w:cs="Times New Roman"/>
          <w:sz w:val="24"/>
          <w:szCs w:val="24"/>
        </w:rPr>
        <w:t xml:space="preserve">Fletcher W. Halliday, </w:t>
      </w:r>
      <w:r w:rsidRPr="003C572E">
        <w:rPr>
          <w:rFonts w:ascii="Times New Roman" w:hAnsi="Times New Roman" w:cs="Times New Roman"/>
          <w:sz w:val="24"/>
          <w:szCs w:val="24"/>
        </w:rPr>
        <w:t xml:space="preserve">Dr. </w:t>
      </w:r>
      <w:r w:rsidR="00295250" w:rsidRPr="003C572E">
        <w:rPr>
          <w:rFonts w:ascii="Times New Roman" w:hAnsi="Times New Roman" w:cs="Times New Roman"/>
          <w:sz w:val="24"/>
          <w:szCs w:val="24"/>
        </w:rPr>
        <w:t xml:space="preserve">Kayleigh R. O’Keeffe, and </w:t>
      </w:r>
      <w:r w:rsidRPr="003C572E">
        <w:rPr>
          <w:rFonts w:ascii="Times New Roman" w:hAnsi="Times New Roman" w:cs="Times New Roman"/>
          <w:sz w:val="24"/>
          <w:szCs w:val="24"/>
        </w:rPr>
        <w:t xml:space="preserve">Dr. </w:t>
      </w:r>
      <w:r w:rsidR="00295250" w:rsidRPr="003C572E">
        <w:rPr>
          <w:rFonts w:ascii="Times New Roman" w:hAnsi="Times New Roman" w:cs="Times New Roman"/>
          <w:sz w:val="24"/>
          <w:szCs w:val="24"/>
        </w:rPr>
        <w:t>Charles E. Mitchell</w:t>
      </w:r>
    </w:p>
    <w:p w14:paraId="1BD5E892" w14:textId="77A6F428" w:rsidR="00466203" w:rsidRDefault="00466203" w:rsidP="00466203">
      <w:pPr>
        <w:spacing w:line="480" w:lineRule="auto"/>
        <w:rPr>
          <w:rFonts w:ascii="Times New Roman" w:hAnsi="Times New Roman" w:cs="Times New Roman"/>
          <w:sz w:val="24"/>
          <w:szCs w:val="24"/>
        </w:rPr>
      </w:pPr>
      <w:r w:rsidRPr="00466203">
        <w:rPr>
          <w:rFonts w:ascii="Times New Roman" w:hAnsi="Times New Roman" w:cs="Times New Roman"/>
          <w:b/>
          <w:bCs/>
          <w:sz w:val="24"/>
          <w:szCs w:val="24"/>
        </w:rPr>
        <w:t xml:space="preserve">I.C.2 </w:t>
      </w:r>
      <w:r w:rsidR="00595378" w:rsidRPr="00466203">
        <w:rPr>
          <w:rFonts w:ascii="Times New Roman" w:hAnsi="Times New Roman" w:cs="Times New Roman"/>
          <w:b/>
          <w:bCs/>
          <w:sz w:val="24"/>
          <w:szCs w:val="24"/>
        </w:rPr>
        <w:t>Abstract</w:t>
      </w:r>
      <w:r>
        <w:rPr>
          <w:rFonts w:ascii="Times New Roman" w:hAnsi="Times New Roman" w:cs="Times New Roman"/>
          <w:sz w:val="24"/>
          <w:szCs w:val="24"/>
        </w:rPr>
        <w:t>:</w:t>
      </w:r>
    </w:p>
    <w:p w14:paraId="727906BE" w14:textId="752A2B92" w:rsidR="00595378" w:rsidRPr="00237D9B" w:rsidRDefault="00AF201B" w:rsidP="00466203">
      <w:pPr>
        <w:spacing w:line="480" w:lineRule="auto"/>
        <w:ind w:firstLine="720"/>
        <w:rPr>
          <w:rFonts w:ascii="Times New Roman" w:hAnsi="Times New Roman" w:cs="Times New Roman"/>
          <w:sz w:val="24"/>
          <w:szCs w:val="24"/>
        </w:rPr>
      </w:pPr>
      <w:r w:rsidRPr="00237D9B">
        <w:rPr>
          <w:rFonts w:ascii="Times New Roman" w:hAnsi="Times New Roman" w:cs="Times New Roman"/>
          <w:sz w:val="24"/>
          <w:szCs w:val="24"/>
        </w:rPr>
        <w:t xml:space="preserve"> </w:t>
      </w:r>
      <w:r w:rsidR="00354012" w:rsidRPr="00354012">
        <w:rPr>
          <w:rFonts w:ascii="Times New Roman" w:hAnsi="Times New Roman" w:cs="Times New Roman"/>
          <w:sz w:val="24"/>
          <w:szCs w:val="24"/>
        </w:rPr>
        <w:t>Many disease epidemics recur seasonally, and such seasonal epidemics can be shaped by species interactions among parasites, pathogens, or other microbes. To understand the consequences of species interactions and their timing, field experiments are a classic approach, yet little applied in seasonal epidemics. Our research objective was to help fill this gap by manipulating the seasonal timing of establishment of infectious diseases while tracking epidemics and other ecological responses. To do this, we conducted a multi-year field experiment in an old field in the Piedmont of North Carolina</w:t>
      </w:r>
      <w:r w:rsidR="00225BC6">
        <w:rPr>
          <w:rFonts w:ascii="Times New Roman" w:hAnsi="Times New Roman" w:cs="Times New Roman"/>
          <w:sz w:val="24"/>
          <w:szCs w:val="24"/>
        </w:rPr>
        <w:t>,</w:t>
      </w:r>
      <w:r w:rsidR="00354012" w:rsidRPr="00354012">
        <w:rPr>
          <w:rFonts w:ascii="Times New Roman" w:hAnsi="Times New Roman" w:cs="Times New Roman"/>
          <w:sz w:val="24"/>
          <w:szCs w:val="24"/>
        </w:rPr>
        <w:t xml:space="preserve"> USA dominated by the grass </w:t>
      </w:r>
      <w:r w:rsidR="00354012" w:rsidRPr="00354012">
        <w:rPr>
          <w:rFonts w:ascii="Times New Roman" w:hAnsi="Times New Roman" w:cs="Times New Roman"/>
          <w:sz w:val="24"/>
          <w:szCs w:val="24"/>
        </w:rPr>
        <w:lastRenderedPageBreak/>
        <w:t>species tall fescue (</w:t>
      </w:r>
      <w:r w:rsidR="00354012" w:rsidRPr="00252CCF">
        <w:rPr>
          <w:rFonts w:ascii="Times New Roman" w:hAnsi="Times New Roman" w:cs="Times New Roman"/>
          <w:i/>
          <w:iCs/>
          <w:sz w:val="24"/>
          <w:szCs w:val="24"/>
        </w:rPr>
        <w:t xml:space="preserve">Festuca </w:t>
      </w:r>
      <w:proofErr w:type="spellStart"/>
      <w:r w:rsidR="00354012" w:rsidRPr="00252CCF">
        <w:rPr>
          <w:rFonts w:ascii="Times New Roman" w:hAnsi="Times New Roman" w:cs="Times New Roman"/>
          <w:i/>
          <w:iCs/>
          <w:sz w:val="24"/>
          <w:szCs w:val="24"/>
        </w:rPr>
        <w:t>arundinacea</w:t>
      </w:r>
      <w:proofErr w:type="spellEnd"/>
      <w:r w:rsidR="00354012" w:rsidRPr="00354012">
        <w:rPr>
          <w:rFonts w:ascii="Times New Roman" w:hAnsi="Times New Roman" w:cs="Times New Roman"/>
          <w:sz w:val="24"/>
          <w:szCs w:val="24"/>
        </w:rPr>
        <w:t xml:space="preserve"> </w:t>
      </w:r>
      <w:proofErr w:type="spellStart"/>
      <w:r w:rsidR="00354012" w:rsidRPr="00354012">
        <w:rPr>
          <w:rFonts w:ascii="Times New Roman" w:hAnsi="Times New Roman" w:cs="Times New Roman"/>
          <w:sz w:val="24"/>
          <w:szCs w:val="24"/>
        </w:rPr>
        <w:t>Schreb</w:t>
      </w:r>
      <w:proofErr w:type="spellEnd"/>
      <w:r w:rsidR="00354012" w:rsidRPr="00354012">
        <w:rPr>
          <w:rFonts w:ascii="Times New Roman" w:hAnsi="Times New Roman" w:cs="Times New Roman"/>
          <w:sz w:val="24"/>
          <w:szCs w:val="24"/>
        </w:rPr>
        <w:t xml:space="preserve">.). Tall fescue experienced seasonal epidemics of multiple foliar fungal diseases: anthracnose in spring, brown patch in mid-summer, and crown rust in late summer to fall. In a fully randomized design with four treatments, we applied fungicide to replicate plots of intact vegetation in specific seasons. One treatment was designed to delay </w:t>
      </w:r>
      <w:r w:rsidR="00225BC6">
        <w:rPr>
          <w:rFonts w:ascii="Times New Roman" w:hAnsi="Times New Roman" w:cs="Times New Roman"/>
          <w:sz w:val="24"/>
          <w:szCs w:val="24"/>
        </w:rPr>
        <w:t xml:space="preserve">the </w:t>
      </w:r>
      <w:r w:rsidR="00354012" w:rsidRPr="00354012">
        <w:rPr>
          <w:rFonts w:ascii="Times New Roman" w:hAnsi="Times New Roman" w:cs="Times New Roman"/>
          <w:sz w:val="24"/>
          <w:szCs w:val="24"/>
        </w:rPr>
        <w:t xml:space="preserve">establishment of anthracnose until mid-summer, and another to delay </w:t>
      </w:r>
      <w:r w:rsidR="00225BC6">
        <w:rPr>
          <w:rFonts w:ascii="Times New Roman" w:hAnsi="Times New Roman" w:cs="Times New Roman"/>
          <w:sz w:val="24"/>
          <w:szCs w:val="24"/>
        </w:rPr>
        <w:t xml:space="preserve">the </w:t>
      </w:r>
      <w:r w:rsidR="00354012" w:rsidRPr="00354012">
        <w:rPr>
          <w:rFonts w:ascii="Times New Roman" w:hAnsi="Times New Roman" w:cs="Times New Roman"/>
          <w:sz w:val="24"/>
          <w:szCs w:val="24"/>
        </w:rPr>
        <w:t xml:space="preserve">establishment of both anthracnose and brown patch until fall. In a third treatment, fungicide was applied year-round </w:t>
      </w:r>
      <w:r w:rsidR="00B3115B" w:rsidRPr="00354012">
        <w:rPr>
          <w:rFonts w:ascii="Times New Roman" w:hAnsi="Times New Roman" w:cs="Times New Roman"/>
          <w:sz w:val="24"/>
          <w:szCs w:val="24"/>
        </w:rPr>
        <w:t xml:space="preserve">and, in </w:t>
      </w:r>
      <w:r w:rsidR="00CF75CB">
        <w:rPr>
          <w:rFonts w:ascii="Times New Roman" w:hAnsi="Times New Roman" w:cs="Times New Roman"/>
          <w:sz w:val="24"/>
          <w:szCs w:val="24"/>
        </w:rPr>
        <w:t xml:space="preserve">a fourth </w:t>
      </w:r>
      <w:r w:rsidR="008213AE">
        <w:rPr>
          <w:rFonts w:ascii="Times New Roman" w:hAnsi="Times New Roman" w:cs="Times New Roman"/>
          <w:sz w:val="24"/>
          <w:szCs w:val="24"/>
        </w:rPr>
        <w:t>treatment</w:t>
      </w:r>
      <w:r w:rsidR="00B3115B" w:rsidRPr="00354012">
        <w:rPr>
          <w:rFonts w:ascii="Times New Roman" w:hAnsi="Times New Roman" w:cs="Times New Roman"/>
          <w:sz w:val="24"/>
          <w:szCs w:val="24"/>
        </w:rPr>
        <w:t>,</w:t>
      </w:r>
      <w:r w:rsidR="00354012" w:rsidRPr="00354012">
        <w:rPr>
          <w:rFonts w:ascii="Times New Roman" w:hAnsi="Times New Roman" w:cs="Times New Roman"/>
          <w:sz w:val="24"/>
          <w:szCs w:val="24"/>
        </w:rPr>
        <w:t xml:space="preserve"> fungicide</w:t>
      </w:r>
      <w:r w:rsidR="00BC61B5">
        <w:rPr>
          <w:rFonts w:ascii="Times New Roman" w:hAnsi="Times New Roman" w:cs="Times New Roman"/>
          <w:sz w:val="24"/>
          <w:szCs w:val="24"/>
        </w:rPr>
        <w:t xml:space="preserve"> was never applied</w:t>
      </w:r>
      <w:r w:rsidR="00354012" w:rsidRPr="00354012">
        <w:rPr>
          <w:rFonts w:ascii="Times New Roman" w:hAnsi="Times New Roman" w:cs="Times New Roman"/>
          <w:sz w:val="24"/>
          <w:szCs w:val="24"/>
        </w:rPr>
        <w:t>. The experiment comprised 64 plots, each 2</w:t>
      </w:r>
      <w:r w:rsidR="00225BC6">
        <w:rPr>
          <w:rFonts w:ascii="Times New Roman" w:hAnsi="Times New Roman" w:cs="Times New Roman"/>
          <w:sz w:val="24"/>
          <w:szCs w:val="24"/>
        </w:rPr>
        <w:t xml:space="preserve">-m </w:t>
      </w:r>
      <w:r w:rsidR="00354012" w:rsidRPr="00354012">
        <w:rPr>
          <w:rFonts w:ascii="Times New Roman" w:hAnsi="Times New Roman" w:cs="Times New Roman"/>
          <w:sz w:val="24"/>
          <w:szCs w:val="24"/>
        </w:rPr>
        <w:t>×</w:t>
      </w:r>
      <w:r w:rsidR="00225BC6">
        <w:rPr>
          <w:rFonts w:ascii="Times New Roman" w:hAnsi="Times New Roman" w:cs="Times New Roman"/>
          <w:sz w:val="24"/>
          <w:szCs w:val="24"/>
        </w:rPr>
        <w:t xml:space="preserve"> </w:t>
      </w:r>
      <w:r w:rsidR="00354012" w:rsidRPr="00354012">
        <w:rPr>
          <w:rFonts w:ascii="Times New Roman" w:hAnsi="Times New Roman" w:cs="Times New Roman"/>
          <w:sz w:val="24"/>
          <w:szCs w:val="24"/>
        </w:rPr>
        <w:t>2</w:t>
      </w:r>
      <w:r w:rsidR="00225BC6">
        <w:rPr>
          <w:rFonts w:ascii="Times New Roman" w:hAnsi="Times New Roman" w:cs="Times New Roman"/>
          <w:sz w:val="24"/>
          <w:szCs w:val="24"/>
        </w:rPr>
        <w:t>-</w:t>
      </w:r>
      <w:r w:rsidR="00354012" w:rsidRPr="00354012">
        <w:rPr>
          <w:rFonts w:ascii="Times New Roman" w:hAnsi="Times New Roman" w:cs="Times New Roman"/>
          <w:sz w:val="24"/>
          <w:szCs w:val="24"/>
        </w:rPr>
        <w:t>m, from May 2017 through February 2020. We here report a dataset documenting responses in community assembly of both plants and foliar fungi. To track disease prevalence in the host population across seasons</w:t>
      </w:r>
      <w:r w:rsidR="006716DF">
        <w:rPr>
          <w:rFonts w:ascii="Times New Roman" w:hAnsi="Times New Roman" w:cs="Times New Roman"/>
          <w:sz w:val="24"/>
          <w:szCs w:val="24"/>
        </w:rPr>
        <w:t xml:space="preserve"> and years</w:t>
      </w:r>
      <w:r w:rsidR="00354012" w:rsidRPr="00354012">
        <w:rPr>
          <w:rFonts w:ascii="Times New Roman" w:hAnsi="Times New Roman" w:cs="Times New Roman"/>
          <w:sz w:val="24"/>
          <w:szCs w:val="24"/>
        </w:rPr>
        <w:t>, this dataset includes monthly leaf-level observations of the disease status of over</w:t>
      </w:r>
      <w:r w:rsidR="006716DF">
        <w:rPr>
          <w:rFonts w:ascii="Times New Roman" w:hAnsi="Times New Roman" w:cs="Times New Roman"/>
          <w:sz w:val="24"/>
          <w:szCs w:val="24"/>
        </w:rPr>
        <w:t xml:space="preserve"> 100,000 leaves.</w:t>
      </w:r>
      <w:r w:rsidR="00354012" w:rsidRPr="00354012">
        <w:rPr>
          <w:rFonts w:ascii="Times New Roman" w:hAnsi="Times New Roman" w:cs="Times New Roman"/>
          <w:sz w:val="24"/>
          <w:szCs w:val="24"/>
        </w:rPr>
        <w:t xml:space="preserve"> To quantify transmission and within-host priority effects, we longitudinally surveyed disease status in host individuals of known age twice</w:t>
      </w:r>
      <w:r w:rsidR="00225BC6">
        <w:rPr>
          <w:rFonts w:ascii="Times New Roman" w:hAnsi="Times New Roman" w:cs="Times New Roman"/>
          <w:sz w:val="24"/>
          <w:szCs w:val="24"/>
        </w:rPr>
        <w:t xml:space="preserve"> </w:t>
      </w:r>
      <w:r w:rsidR="00354012" w:rsidRPr="00354012">
        <w:rPr>
          <w:rFonts w:ascii="Times New Roman" w:hAnsi="Times New Roman" w:cs="Times New Roman"/>
          <w:sz w:val="24"/>
          <w:szCs w:val="24"/>
        </w:rPr>
        <w:t>weekly for 16 weeks in 2017</w:t>
      </w:r>
      <w:r w:rsidR="00225BC6">
        <w:rPr>
          <w:rFonts w:ascii="Times New Roman" w:hAnsi="Times New Roman" w:cs="Times New Roman"/>
          <w:sz w:val="24"/>
          <w:szCs w:val="24"/>
        </w:rPr>
        <w:t>,</w:t>
      </w:r>
      <w:r w:rsidR="00354012" w:rsidRPr="00354012">
        <w:rPr>
          <w:rFonts w:ascii="Times New Roman" w:hAnsi="Times New Roman" w:cs="Times New Roman"/>
          <w:sz w:val="24"/>
          <w:szCs w:val="24"/>
        </w:rPr>
        <w:t xml:space="preserve"> and weekly for 21 weeks in 2018, comprising </w:t>
      </w:r>
      <w:r w:rsidR="00F40C88">
        <w:rPr>
          <w:rFonts w:ascii="Times New Roman" w:hAnsi="Times New Roman" w:cs="Times New Roman"/>
          <w:sz w:val="24"/>
          <w:szCs w:val="24"/>
        </w:rPr>
        <w:t xml:space="preserve">over another </w:t>
      </w:r>
      <w:r w:rsidR="00296715">
        <w:rPr>
          <w:rFonts w:ascii="Times New Roman" w:hAnsi="Times New Roman" w:cs="Times New Roman"/>
          <w:sz w:val="24"/>
          <w:szCs w:val="24"/>
        </w:rPr>
        <w:t>80</w:t>
      </w:r>
      <w:r w:rsidR="00F40C88">
        <w:rPr>
          <w:rFonts w:ascii="Times New Roman" w:hAnsi="Times New Roman" w:cs="Times New Roman"/>
          <w:sz w:val="24"/>
          <w:szCs w:val="24"/>
        </w:rPr>
        <w:t xml:space="preserve">,000 </w:t>
      </w:r>
      <w:r w:rsidR="00F5785C">
        <w:rPr>
          <w:rFonts w:ascii="Times New Roman" w:hAnsi="Times New Roman" w:cs="Times New Roman"/>
          <w:sz w:val="24"/>
          <w:szCs w:val="24"/>
        </w:rPr>
        <w:t>ob</w:t>
      </w:r>
      <w:r w:rsidR="00935FC2">
        <w:rPr>
          <w:rFonts w:ascii="Times New Roman" w:hAnsi="Times New Roman" w:cs="Times New Roman"/>
          <w:sz w:val="24"/>
          <w:szCs w:val="24"/>
        </w:rPr>
        <w:t>s</w:t>
      </w:r>
      <w:r w:rsidR="00F5785C">
        <w:rPr>
          <w:rFonts w:ascii="Times New Roman" w:hAnsi="Times New Roman" w:cs="Times New Roman"/>
          <w:sz w:val="24"/>
          <w:szCs w:val="24"/>
        </w:rPr>
        <w:t>ervation</w:t>
      </w:r>
      <w:r w:rsidR="00ED6496">
        <w:rPr>
          <w:rFonts w:ascii="Times New Roman" w:hAnsi="Times New Roman" w:cs="Times New Roman"/>
          <w:sz w:val="24"/>
          <w:szCs w:val="24"/>
        </w:rPr>
        <w:t>s</w:t>
      </w:r>
      <w:r w:rsidR="00494097">
        <w:rPr>
          <w:rFonts w:ascii="Times New Roman" w:hAnsi="Times New Roman" w:cs="Times New Roman"/>
          <w:sz w:val="24"/>
          <w:szCs w:val="24"/>
        </w:rPr>
        <w:t xml:space="preserve"> of disease status</w:t>
      </w:r>
      <w:r w:rsidR="00354012" w:rsidRPr="00354012">
        <w:rPr>
          <w:rFonts w:ascii="Times New Roman" w:hAnsi="Times New Roman" w:cs="Times New Roman"/>
          <w:sz w:val="24"/>
          <w:szCs w:val="24"/>
        </w:rPr>
        <w:t xml:space="preserve">. Finally, the dataset includes annual data on infection prevalence of the systemic fungal endophyte </w:t>
      </w:r>
      <w:proofErr w:type="spellStart"/>
      <w:r w:rsidR="00354012" w:rsidRPr="009C71A1">
        <w:rPr>
          <w:rFonts w:ascii="Times New Roman" w:hAnsi="Times New Roman" w:cs="Times New Roman"/>
          <w:i/>
          <w:iCs/>
          <w:sz w:val="24"/>
          <w:szCs w:val="24"/>
        </w:rPr>
        <w:t>Epichloë</w:t>
      </w:r>
      <w:proofErr w:type="spellEnd"/>
      <w:r w:rsidR="00354012" w:rsidRPr="009C71A1">
        <w:rPr>
          <w:rFonts w:ascii="Times New Roman" w:hAnsi="Times New Roman" w:cs="Times New Roman"/>
          <w:i/>
          <w:iCs/>
          <w:sz w:val="24"/>
          <w:szCs w:val="24"/>
        </w:rPr>
        <w:t xml:space="preserve"> </w:t>
      </w:r>
      <w:proofErr w:type="spellStart"/>
      <w:r w:rsidR="00354012" w:rsidRPr="009C71A1">
        <w:rPr>
          <w:rFonts w:ascii="Times New Roman" w:hAnsi="Times New Roman" w:cs="Times New Roman"/>
          <w:i/>
          <w:iCs/>
          <w:sz w:val="24"/>
          <w:szCs w:val="24"/>
        </w:rPr>
        <w:t>coenophiala</w:t>
      </w:r>
      <w:proofErr w:type="spellEnd"/>
      <w:r w:rsidR="00354012" w:rsidRPr="00354012">
        <w:rPr>
          <w:rFonts w:ascii="Times New Roman" w:hAnsi="Times New Roman" w:cs="Times New Roman"/>
          <w:sz w:val="24"/>
          <w:szCs w:val="24"/>
        </w:rPr>
        <w:t xml:space="preserve">, community-level aboveground plant biomass, and plant community relative abundances. These data can be used for meta-analyses, comparisons, and syntheses across systems as ecologists seek both to predict shifts in, and to mechanistically understand, seasonal disease epidemics. We request that users of this dataset cite this paper in all publications resulting from its use. </w:t>
      </w:r>
    </w:p>
    <w:p w14:paraId="4BCE4281" w14:textId="77777777" w:rsidR="00D37E12" w:rsidRDefault="00466203" w:rsidP="00466203">
      <w:pPr>
        <w:spacing w:line="480" w:lineRule="auto"/>
        <w:rPr>
          <w:rFonts w:ascii="Times New Roman" w:hAnsi="Times New Roman" w:cs="Times New Roman"/>
          <w:sz w:val="24"/>
          <w:szCs w:val="24"/>
        </w:rPr>
      </w:pPr>
      <w:r w:rsidRPr="00466203">
        <w:rPr>
          <w:rFonts w:ascii="Times New Roman" w:hAnsi="Times New Roman" w:cs="Times New Roman"/>
          <w:b/>
          <w:bCs/>
          <w:sz w:val="24"/>
          <w:szCs w:val="24"/>
        </w:rPr>
        <w:t xml:space="preserve">I.D. </w:t>
      </w:r>
      <w:r w:rsidR="00770174" w:rsidRPr="00466203">
        <w:rPr>
          <w:rFonts w:ascii="Times New Roman" w:hAnsi="Times New Roman" w:cs="Times New Roman"/>
          <w:b/>
          <w:bCs/>
          <w:sz w:val="24"/>
          <w:szCs w:val="24"/>
        </w:rPr>
        <w:t>Key words:</w:t>
      </w:r>
      <w:r w:rsidR="00770174" w:rsidRPr="00466203">
        <w:rPr>
          <w:rFonts w:ascii="Times New Roman" w:hAnsi="Times New Roman" w:cs="Times New Roman"/>
          <w:sz w:val="24"/>
          <w:szCs w:val="24"/>
        </w:rPr>
        <w:t xml:space="preserve"> </w:t>
      </w:r>
    </w:p>
    <w:p w14:paraId="14A663FF" w14:textId="6B98464F" w:rsidR="00770174" w:rsidRPr="00252CCF" w:rsidRDefault="00B70C29" w:rsidP="00D37E12">
      <w:pPr>
        <w:spacing w:line="480" w:lineRule="auto"/>
        <w:ind w:firstLine="720"/>
        <w:rPr>
          <w:rFonts w:ascii="Times New Roman" w:hAnsi="Times New Roman" w:cs="Times New Roman"/>
          <w:i/>
          <w:iCs/>
          <w:sz w:val="24"/>
          <w:szCs w:val="24"/>
        </w:rPr>
      </w:pPr>
      <w:r w:rsidRPr="00466203">
        <w:rPr>
          <w:rFonts w:ascii="Times New Roman" w:hAnsi="Times New Roman" w:cs="Times New Roman"/>
          <w:sz w:val="24"/>
          <w:szCs w:val="24"/>
        </w:rPr>
        <w:t>Durham, N</w:t>
      </w:r>
      <w:r w:rsidR="008F4FF4" w:rsidRPr="00466203">
        <w:rPr>
          <w:rFonts w:ascii="Times New Roman" w:hAnsi="Times New Roman" w:cs="Times New Roman"/>
          <w:sz w:val="24"/>
          <w:szCs w:val="24"/>
        </w:rPr>
        <w:t>orth Carolina,</w:t>
      </w:r>
      <w:r w:rsidRPr="00466203">
        <w:rPr>
          <w:rFonts w:ascii="Times New Roman" w:hAnsi="Times New Roman" w:cs="Times New Roman"/>
          <w:sz w:val="24"/>
          <w:szCs w:val="24"/>
        </w:rPr>
        <w:t xml:space="preserve"> Monthly sampling, </w:t>
      </w:r>
      <w:proofErr w:type="gramStart"/>
      <w:r w:rsidR="008F4FF4" w:rsidRPr="00466203">
        <w:rPr>
          <w:rFonts w:ascii="Times New Roman" w:hAnsi="Times New Roman" w:cs="Times New Roman"/>
          <w:sz w:val="24"/>
          <w:szCs w:val="24"/>
        </w:rPr>
        <w:t>Multi-year</w:t>
      </w:r>
      <w:proofErr w:type="gramEnd"/>
      <w:r w:rsidR="008F4FF4" w:rsidRPr="00466203">
        <w:rPr>
          <w:rFonts w:ascii="Times New Roman" w:hAnsi="Times New Roman" w:cs="Times New Roman"/>
          <w:sz w:val="24"/>
          <w:szCs w:val="24"/>
        </w:rPr>
        <w:t xml:space="preserve"> experiment</w:t>
      </w:r>
      <w:r w:rsidRPr="00466203">
        <w:rPr>
          <w:rFonts w:ascii="Times New Roman" w:hAnsi="Times New Roman" w:cs="Times New Roman"/>
          <w:sz w:val="24"/>
          <w:szCs w:val="24"/>
        </w:rPr>
        <w:t xml:space="preserve">, Disease ecology, </w:t>
      </w:r>
      <w:r w:rsidR="008F4FF4" w:rsidRPr="00466203">
        <w:rPr>
          <w:rFonts w:ascii="Times New Roman" w:hAnsi="Times New Roman" w:cs="Times New Roman"/>
          <w:sz w:val="24"/>
          <w:szCs w:val="24"/>
        </w:rPr>
        <w:t xml:space="preserve">Old field, </w:t>
      </w:r>
      <w:r w:rsidRPr="00466203">
        <w:rPr>
          <w:rFonts w:ascii="Times New Roman" w:hAnsi="Times New Roman" w:cs="Times New Roman"/>
          <w:sz w:val="24"/>
          <w:szCs w:val="24"/>
        </w:rPr>
        <w:t>Longitudinal data, Foliar fungal pathogens, Seasonal epidemics</w:t>
      </w:r>
      <w:r w:rsidR="00A72A47" w:rsidRPr="00466203">
        <w:rPr>
          <w:rFonts w:ascii="Times New Roman" w:hAnsi="Times New Roman" w:cs="Times New Roman"/>
          <w:sz w:val="24"/>
          <w:szCs w:val="24"/>
        </w:rPr>
        <w:t>, Tall fescue</w:t>
      </w:r>
      <w:r w:rsidR="00B21A1F" w:rsidRPr="00466203">
        <w:rPr>
          <w:rFonts w:ascii="Times New Roman" w:hAnsi="Times New Roman" w:cs="Times New Roman"/>
          <w:sz w:val="24"/>
          <w:szCs w:val="24"/>
        </w:rPr>
        <w:t>, Priority effects, Community assembly</w:t>
      </w:r>
      <w:r w:rsidR="0058261D" w:rsidRPr="00466203">
        <w:rPr>
          <w:rFonts w:ascii="Times New Roman" w:hAnsi="Times New Roman" w:cs="Times New Roman"/>
          <w:sz w:val="24"/>
          <w:szCs w:val="24"/>
        </w:rPr>
        <w:t xml:space="preserve">, </w:t>
      </w:r>
      <w:r w:rsidR="0058261D" w:rsidRPr="00252CCF">
        <w:rPr>
          <w:rFonts w:ascii="Times New Roman" w:hAnsi="Times New Roman" w:cs="Times New Roman"/>
          <w:i/>
          <w:iCs/>
          <w:sz w:val="24"/>
          <w:szCs w:val="24"/>
        </w:rPr>
        <w:t xml:space="preserve">Rhizoctonia </w:t>
      </w:r>
      <w:proofErr w:type="spellStart"/>
      <w:r w:rsidR="0058261D" w:rsidRPr="00252CCF">
        <w:rPr>
          <w:rFonts w:ascii="Times New Roman" w:hAnsi="Times New Roman" w:cs="Times New Roman"/>
          <w:i/>
          <w:iCs/>
          <w:sz w:val="24"/>
          <w:szCs w:val="24"/>
        </w:rPr>
        <w:t>solani</w:t>
      </w:r>
      <w:proofErr w:type="spellEnd"/>
      <w:r w:rsidR="0058261D" w:rsidRPr="00466203">
        <w:rPr>
          <w:rFonts w:ascii="Times New Roman" w:hAnsi="Times New Roman" w:cs="Times New Roman"/>
          <w:sz w:val="24"/>
          <w:szCs w:val="24"/>
        </w:rPr>
        <w:t xml:space="preserve">, </w:t>
      </w:r>
      <w:r w:rsidR="0058261D" w:rsidRPr="00252CCF">
        <w:rPr>
          <w:rFonts w:ascii="Times New Roman" w:hAnsi="Times New Roman" w:cs="Times New Roman"/>
          <w:i/>
          <w:iCs/>
          <w:sz w:val="24"/>
          <w:szCs w:val="24"/>
        </w:rPr>
        <w:t xml:space="preserve">Puccinia </w:t>
      </w:r>
      <w:proofErr w:type="spellStart"/>
      <w:r w:rsidR="0058261D" w:rsidRPr="00252CCF">
        <w:rPr>
          <w:rFonts w:ascii="Times New Roman" w:hAnsi="Times New Roman" w:cs="Times New Roman"/>
          <w:i/>
          <w:iCs/>
          <w:sz w:val="24"/>
          <w:szCs w:val="24"/>
        </w:rPr>
        <w:t>coronata</w:t>
      </w:r>
      <w:proofErr w:type="spellEnd"/>
    </w:p>
    <w:p w14:paraId="5AB3FA4A" w14:textId="1DA9C2E4" w:rsidR="24200D5C" w:rsidRPr="00237D9B" w:rsidRDefault="24200D5C" w:rsidP="00770174">
      <w:pPr>
        <w:pStyle w:val="Heading3"/>
        <w:rPr>
          <w:rFonts w:ascii="Times New Roman" w:hAnsi="Times New Roman" w:cs="Times New Roman"/>
        </w:rPr>
      </w:pPr>
      <w:r w:rsidRPr="00237D9B">
        <w:rPr>
          <w:rFonts w:ascii="Times New Roman" w:hAnsi="Times New Roman" w:cs="Times New Roman"/>
        </w:rPr>
        <w:lastRenderedPageBreak/>
        <w:t>Class II. Research origin descriptors</w:t>
      </w:r>
    </w:p>
    <w:p w14:paraId="0AA0A637" w14:textId="46A55824" w:rsidR="24200D5C" w:rsidRPr="00466203" w:rsidRDefault="00466203" w:rsidP="00466203">
      <w:pPr>
        <w:spacing w:line="480" w:lineRule="auto"/>
        <w:rPr>
          <w:rFonts w:ascii="Times New Roman" w:eastAsiaTheme="minorEastAsia" w:hAnsi="Times New Roman" w:cs="Times New Roman"/>
          <w:sz w:val="24"/>
          <w:szCs w:val="24"/>
        </w:rPr>
      </w:pPr>
      <w:r>
        <w:rPr>
          <w:rFonts w:ascii="Times New Roman" w:eastAsia="Calibri" w:hAnsi="Times New Roman" w:cs="Times New Roman"/>
          <w:sz w:val="24"/>
          <w:szCs w:val="24"/>
        </w:rPr>
        <w:t xml:space="preserve">II.A. </w:t>
      </w:r>
      <w:r w:rsidR="24200D5C" w:rsidRPr="00466203">
        <w:rPr>
          <w:rFonts w:ascii="Times New Roman" w:eastAsia="Calibri" w:hAnsi="Times New Roman" w:cs="Times New Roman"/>
          <w:sz w:val="24"/>
          <w:szCs w:val="24"/>
        </w:rPr>
        <w:t xml:space="preserve">Overall project description: </w:t>
      </w:r>
    </w:p>
    <w:p w14:paraId="2698C4FD" w14:textId="7FB9DF55" w:rsidR="00D37E12" w:rsidRDefault="00D37E12" w:rsidP="00D37E12">
      <w:pPr>
        <w:spacing w:line="480" w:lineRule="auto"/>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II.A.1 </w:t>
      </w:r>
      <w:r w:rsidR="24200D5C" w:rsidRPr="00D37E12">
        <w:rPr>
          <w:rFonts w:ascii="Times New Roman" w:eastAsia="Calibri" w:hAnsi="Times New Roman" w:cs="Times New Roman"/>
          <w:b/>
          <w:bCs/>
          <w:sz w:val="24"/>
          <w:szCs w:val="24"/>
        </w:rPr>
        <w:t>Identity:</w:t>
      </w:r>
      <w:r w:rsidR="00A72A47" w:rsidRPr="00D37E12">
        <w:rPr>
          <w:rFonts w:ascii="Times New Roman" w:eastAsia="Calibri" w:hAnsi="Times New Roman" w:cs="Times New Roman"/>
          <w:sz w:val="24"/>
          <w:szCs w:val="24"/>
        </w:rPr>
        <w:t xml:space="preserve"> </w:t>
      </w:r>
    </w:p>
    <w:p w14:paraId="291206DE" w14:textId="700FBB7E" w:rsidR="24200D5C" w:rsidRPr="00D37E12" w:rsidRDefault="00A72A47" w:rsidP="00D37E12">
      <w:pPr>
        <w:spacing w:line="480" w:lineRule="auto"/>
        <w:ind w:firstLine="720"/>
        <w:rPr>
          <w:rFonts w:ascii="Times New Roman" w:eastAsiaTheme="minorEastAsia" w:hAnsi="Times New Roman" w:cs="Times New Roman"/>
          <w:sz w:val="24"/>
          <w:szCs w:val="24"/>
        </w:rPr>
      </w:pPr>
      <w:r w:rsidRPr="00D37E12">
        <w:rPr>
          <w:rFonts w:ascii="Times New Roman" w:eastAsia="Calibri" w:hAnsi="Times New Roman" w:cs="Times New Roman"/>
          <w:sz w:val="24"/>
          <w:szCs w:val="24"/>
        </w:rPr>
        <w:t xml:space="preserve">A longitudinal dataset of disease </w:t>
      </w:r>
      <w:r w:rsidR="003A6559" w:rsidRPr="00D37E12">
        <w:rPr>
          <w:rFonts w:ascii="Times New Roman" w:eastAsia="Calibri" w:hAnsi="Times New Roman" w:cs="Times New Roman"/>
          <w:sz w:val="24"/>
          <w:szCs w:val="24"/>
        </w:rPr>
        <w:t>prevalences</w:t>
      </w:r>
      <w:r w:rsidRPr="00D37E12">
        <w:rPr>
          <w:rFonts w:ascii="Times New Roman" w:eastAsia="Calibri" w:hAnsi="Times New Roman" w:cs="Times New Roman"/>
          <w:sz w:val="24"/>
          <w:szCs w:val="24"/>
        </w:rPr>
        <w:t xml:space="preserve"> in a</w:t>
      </w:r>
      <w:r w:rsidR="00F7425D" w:rsidRPr="00D37E12">
        <w:rPr>
          <w:rFonts w:ascii="Times New Roman" w:eastAsia="Calibri" w:hAnsi="Times New Roman" w:cs="Times New Roman"/>
          <w:sz w:val="24"/>
          <w:szCs w:val="24"/>
        </w:rPr>
        <w:t xml:space="preserve"> </w:t>
      </w:r>
      <w:r w:rsidRPr="00D37E12">
        <w:rPr>
          <w:rFonts w:ascii="Times New Roman" w:eastAsia="Calibri" w:hAnsi="Times New Roman" w:cs="Times New Roman"/>
          <w:sz w:val="24"/>
          <w:szCs w:val="24"/>
        </w:rPr>
        <w:t>population of tall fescue exposed to different fungicide regimes</w:t>
      </w:r>
      <w:r w:rsidR="00920A53" w:rsidRPr="00D37E12">
        <w:rPr>
          <w:rFonts w:ascii="Times New Roman" w:eastAsia="Calibri" w:hAnsi="Times New Roman" w:cs="Times New Roman"/>
          <w:sz w:val="24"/>
          <w:szCs w:val="24"/>
        </w:rPr>
        <w:t xml:space="preserve"> for three years</w:t>
      </w:r>
      <w:r w:rsidR="003A6559" w:rsidRPr="00D37E12">
        <w:rPr>
          <w:rFonts w:ascii="Times New Roman" w:eastAsia="Calibri" w:hAnsi="Times New Roman" w:cs="Times New Roman"/>
          <w:sz w:val="24"/>
          <w:szCs w:val="24"/>
        </w:rPr>
        <w:t xml:space="preserve">. </w:t>
      </w:r>
      <w:r w:rsidRPr="00D37E12">
        <w:rPr>
          <w:rFonts w:ascii="Times New Roman" w:eastAsia="Calibri" w:hAnsi="Times New Roman" w:cs="Times New Roman"/>
          <w:sz w:val="24"/>
          <w:szCs w:val="24"/>
        </w:rPr>
        <w:t xml:space="preserve"> </w:t>
      </w:r>
    </w:p>
    <w:p w14:paraId="2F99C2B3" w14:textId="17D0BAA1" w:rsidR="00D37E12" w:rsidRDefault="00D37E12" w:rsidP="00D37E12">
      <w:pPr>
        <w:spacing w:line="480" w:lineRule="auto"/>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II.A.2 </w:t>
      </w:r>
      <w:r w:rsidR="24200D5C" w:rsidRPr="00D37E12">
        <w:rPr>
          <w:rFonts w:ascii="Times New Roman" w:eastAsia="Calibri" w:hAnsi="Times New Roman" w:cs="Times New Roman"/>
          <w:b/>
          <w:bCs/>
          <w:sz w:val="24"/>
          <w:szCs w:val="24"/>
        </w:rPr>
        <w:t>Originators</w:t>
      </w:r>
      <w:r w:rsidR="24200D5C" w:rsidRPr="00D37E12">
        <w:rPr>
          <w:rFonts w:ascii="Times New Roman" w:eastAsia="Calibri" w:hAnsi="Times New Roman" w:cs="Times New Roman"/>
          <w:sz w:val="24"/>
          <w:szCs w:val="24"/>
        </w:rPr>
        <w:t xml:space="preserve">: </w:t>
      </w:r>
    </w:p>
    <w:p w14:paraId="6CF9D5DB" w14:textId="229FA96B" w:rsidR="24200D5C" w:rsidRPr="00D37E12" w:rsidRDefault="00A72A47" w:rsidP="00D37E12">
      <w:pPr>
        <w:spacing w:line="480" w:lineRule="auto"/>
        <w:ind w:firstLine="720"/>
        <w:rPr>
          <w:rFonts w:ascii="Times New Roman" w:eastAsiaTheme="minorEastAsia" w:hAnsi="Times New Roman" w:cs="Times New Roman"/>
          <w:sz w:val="24"/>
          <w:szCs w:val="24"/>
        </w:rPr>
      </w:pPr>
      <w:r w:rsidRPr="00D37E12">
        <w:rPr>
          <w:rFonts w:ascii="Times New Roman" w:eastAsia="Calibri" w:hAnsi="Times New Roman" w:cs="Times New Roman"/>
          <w:sz w:val="24"/>
          <w:szCs w:val="24"/>
        </w:rPr>
        <w:t xml:space="preserve">The original project aims were developed by </w:t>
      </w:r>
      <w:r w:rsidR="003C0CCC" w:rsidRPr="00D37E12">
        <w:rPr>
          <w:rFonts w:ascii="Times New Roman" w:hAnsi="Times New Roman" w:cs="Times New Roman"/>
          <w:sz w:val="24"/>
          <w:szCs w:val="24"/>
        </w:rPr>
        <w:t>Fletcher W. Halliday</w:t>
      </w:r>
      <w:r w:rsidRPr="00D37E12">
        <w:rPr>
          <w:rFonts w:ascii="Times New Roman" w:hAnsi="Times New Roman" w:cs="Times New Roman"/>
          <w:sz w:val="24"/>
          <w:szCs w:val="24"/>
        </w:rPr>
        <w:t xml:space="preserve"> and Charles E. Mitchell. The experiment was designed by Fletcher </w:t>
      </w:r>
      <w:r w:rsidR="00F7425D" w:rsidRPr="00D37E12">
        <w:rPr>
          <w:rFonts w:ascii="Times New Roman" w:hAnsi="Times New Roman" w:cs="Times New Roman"/>
          <w:sz w:val="24"/>
          <w:szCs w:val="24"/>
        </w:rPr>
        <w:t xml:space="preserve">W. </w:t>
      </w:r>
      <w:r w:rsidRPr="00D37E12">
        <w:rPr>
          <w:rFonts w:ascii="Times New Roman" w:hAnsi="Times New Roman" w:cs="Times New Roman"/>
          <w:sz w:val="24"/>
          <w:szCs w:val="24"/>
        </w:rPr>
        <w:t xml:space="preserve">Halliday and </w:t>
      </w:r>
      <w:r w:rsidR="003C0CCC" w:rsidRPr="00D37E12">
        <w:rPr>
          <w:rFonts w:ascii="Times New Roman" w:hAnsi="Times New Roman" w:cs="Times New Roman"/>
          <w:sz w:val="24"/>
          <w:szCs w:val="24"/>
        </w:rPr>
        <w:t>Kayleigh R. O’Keeffe</w:t>
      </w:r>
      <w:r w:rsidRPr="00D37E12">
        <w:rPr>
          <w:rFonts w:ascii="Times New Roman" w:hAnsi="Times New Roman" w:cs="Times New Roman"/>
          <w:sz w:val="24"/>
          <w:szCs w:val="24"/>
        </w:rPr>
        <w:t xml:space="preserve">. Disease surveys were conducted by Fletcher </w:t>
      </w:r>
      <w:r w:rsidR="00F7425D" w:rsidRPr="00D37E12">
        <w:rPr>
          <w:rFonts w:ascii="Times New Roman" w:hAnsi="Times New Roman" w:cs="Times New Roman"/>
          <w:sz w:val="24"/>
          <w:szCs w:val="24"/>
        </w:rPr>
        <w:t xml:space="preserve">W. </w:t>
      </w:r>
      <w:r w:rsidRPr="00D37E12">
        <w:rPr>
          <w:rFonts w:ascii="Times New Roman" w:hAnsi="Times New Roman" w:cs="Times New Roman"/>
          <w:sz w:val="24"/>
          <w:szCs w:val="24"/>
        </w:rPr>
        <w:t xml:space="preserve">Halliday, Kayleigh </w:t>
      </w:r>
      <w:r w:rsidR="00F7425D" w:rsidRPr="00D37E12">
        <w:rPr>
          <w:rFonts w:ascii="Times New Roman" w:hAnsi="Times New Roman" w:cs="Times New Roman"/>
          <w:sz w:val="24"/>
          <w:szCs w:val="24"/>
        </w:rPr>
        <w:t xml:space="preserve">R. </w:t>
      </w:r>
      <w:r w:rsidRPr="00D37E12">
        <w:rPr>
          <w:rFonts w:ascii="Times New Roman" w:hAnsi="Times New Roman" w:cs="Times New Roman"/>
          <w:sz w:val="24"/>
          <w:szCs w:val="24"/>
        </w:rPr>
        <w:t xml:space="preserve">O’Keeffe, and Brooklynn N. Joyner. Plant community surveys were </w:t>
      </w:r>
      <w:r w:rsidR="003031CA" w:rsidRPr="00D37E12">
        <w:rPr>
          <w:rFonts w:ascii="Times New Roman" w:hAnsi="Times New Roman" w:cs="Times New Roman"/>
          <w:sz w:val="24"/>
          <w:szCs w:val="24"/>
        </w:rPr>
        <w:t xml:space="preserve">conducted </w:t>
      </w:r>
      <w:r w:rsidRPr="00D37E12">
        <w:rPr>
          <w:rFonts w:ascii="Times New Roman" w:hAnsi="Times New Roman" w:cs="Times New Roman"/>
          <w:sz w:val="24"/>
          <w:szCs w:val="24"/>
        </w:rPr>
        <w:t>by Robert W. Heckman. The project was managed by Brooklynn N. Joyner</w:t>
      </w:r>
      <w:r w:rsidR="008A3BC3" w:rsidRPr="00D37E12">
        <w:rPr>
          <w:rFonts w:ascii="Times New Roman" w:hAnsi="Times New Roman" w:cs="Times New Roman"/>
          <w:sz w:val="24"/>
          <w:szCs w:val="24"/>
        </w:rPr>
        <w:t xml:space="preserve"> and Charles </w:t>
      </w:r>
      <w:r w:rsidR="00815BBE" w:rsidRPr="00D37E12">
        <w:rPr>
          <w:rFonts w:ascii="Times New Roman" w:hAnsi="Times New Roman" w:cs="Times New Roman"/>
          <w:sz w:val="24"/>
          <w:szCs w:val="24"/>
        </w:rPr>
        <w:t xml:space="preserve">E. </w:t>
      </w:r>
      <w:r w:rsidR="008A3BC3" w:rsidRPr="00D37E12">
        <w:rPr>
          <w:rFonts w:ascii="Times New Roman" w:hAnsi="Times New Roman" w:cs="Times New Roman"/>
          <w:sz w:val="24"/>
          <w:szCs w:val="24"/>
        </w:rPr>
        <w:t>Mitchell</w:t>
      </w:r>
      <w:r w:rsidRPr="00D37E12">
        <w:rPr>
          <w:rFonts w:ascii="Times New Roman" w:hAnsi="Times New Roman" w:cs="Times New Roman"/>
          <w:sz w:val="24"/>
          <w:szCs w:val="24"/>
        </w:rPr>
        <w:t xml:space="preserve">. Data management </w:t>
      </w:r>
      <w:r w:rsidR="008A3BC3" w:rsidRPr="00D37E12">
        <w:rPr>
          <w:rFonts w:ascii="Times New Roman" w:hAnsi="Times New Roman" w:cs="Times New Roman"/>
          <w:sz w:val="24"/>
          <w:szCs w:val="24"/>
        </w:rPr>
        <w:t xml:space="preserve">and cleaning </w:t>
      </w:r>
      <w:r w:rsidRPr="00D37E12">
        <w:rPr>
          <w:rFonts w:ascii="Times New Roman" w:hAnsi="Times New Roman" w:cs="Times New Roman"/>
          <w:sz w:val="24"/>
          <w:szCs w:val="24"/>
        </w:rPr>
        <w:t>w</w:t>
      </w:r>
      <w:r w:rsidR="005E0FF0">
        <w:rPr>
          <w:rFonts w:ascii="Times New Roman" w:hAnsi="Times New Roman" w:cs="Times New Roman"/>
          <w:sz w:val="24"/>
          <w:szCs w:val="24"/>
        </w:rPr>
        <w:t>ere</w:t>
      </w:r>
      <w:r w:rsidRPr="00D37E12">
        <w:rPr>
          <w:rFonts w:ascii="Times New Roman" w:hAnsi="Times New Roman" w:cs="Times New Roman"/>
          <w:sz w:val="24"/>
          <w:szCs w:val="24"/>
        </w:rPr>
        <w:t xml:space="preserve"> implemented by Brooklynn </w:t>
      </w:r>
      <w:r w:rsidR="00F7425D" w:rsidRPr="00D37E12">
        <w:rPr>
          <w:rFonts w:ascii="Times New Roman" w:hAnsi="Times New Roman" w:cs="Times New Roman"/>
          <w:sz w:val="24"/>
          <w:szCs w:val="24"/>
        </w:rPr>
        <w:t xml:space="preserve">N. </w:t>
      </w:r>
      <w:r w:rsidRPr="00D37E12">
        <w:rPr>
          <w:rFonts w:ascii="Times New Roman" w:hAnsi="Times New Roman" w:cs="Times New Roman"/>
          <w:sz w:val="24"/>
          <w:szCs w:val="24"/>
        </w:rPr>
        <w:t xml:space="preserve">Joyner and Rita </w:t>
      </w:r>
      <w:r w:rsidR="00F7425D" w:rsidRPr="00D37E12">
        <w:rPr>
          <w:rFonts w:ascii="Times New Roman" w:hAnsi="Times New Roman" w:cs="Times New Roman"/>
          <w:sz w:val="24"/>
          <w:szCs w:val="24"/>
        </w:rPr>
        <w:t xml:space="preserve">L. </w:t>
      </w:r>
      <w:r w:rsidRPr="00D37E12">
        <w:rPr>
          <w:rFonts w:ascii="Times New Roman" w:hAnsi="Times New Roman" w:cs="Times New Roman"/>
          <w:sz w:val="24"/>
          <w:szCs w:val="24"/>
        </w:rPr>
        <w:t>Grunberg</w:t>
      </w:r>
      <w:r w:rsidR="008A3BC3" w:rsidRPr="00D37E12">
        <w:rPr>
          <w:rFonts w:ascii="Times New Roman" w:hAnsi="Times New Roman" w:cs="Times New Roman"/>
          <w:sz w:val="24"/>
          <w:szCs w:val="24"/>
        </w:rPr>
        <w:t>. Visualizations</w:t>
      </w:r>
      <w:r w:rsidR="00F801F3" w:rsidRPr="00D37E12">
        <w:rPr>
          <w:rFonts w:ascii="Times New Roman" w:hAnsi="Times New Roman" w:cs="Times New Roman"/>
          <w:sz w:val="24"/>
          <w:szCs w:val="24"/>
        </w:rPr>
        <w:t>,</w:t>
      </w:r>
      <w:r w:rsidR="008A3BC3" w:rsidRPr="00D37E12">
        <w:rPr>
          <w:rFonts w:ascii="Times New Roman" w:hAnsi="Times New Roman" w:cs="Times New Roman"/>
          <w:sz w:val="24"/>
          <w:szCs w:val="24"/>
        </w:rPr>
        <w:t xml:space="preserve"> </w:t>
      </w:r>
      <w:r w:rsidR="00F7425D" w:rsidRPr="00D37E12">
        <w:rPr>
          <w:rFonts w:ascii="Times New Roman" w:hAnsi="Times New Roman" w:cs="Times New Roman"/>
          <w:sz w:val="24"/>
          <w:szCs w:val="24"/>
        </w:rPr>
        <w:t>statistics,</w:t>
      </w:r>
      <w:r w:rsidR="00F801F3" w:rsidRPr="00D37E12">
        <w:rPr>
          <w:rFonts w:ascii="Times New Roman" w:hAnsi="Times New Roman" w:cs="Times New Roman"/>
          <w:sz w:val="24"/>
          <w:szCs w:val="24"/>
        </w:rPr>
        <w:t xml:space="preserve"> and synthesis of research</w:t>
      </w:r>
      <w:r w:rsidR="008A3BC3" w:rsidRPr="00D37E12">
        <w:rPr>
          <w:rFonts w:ascii="Times New Roman" w:hAnsi="Times New Roman" w:cs="Times New Roman"/>
          <w:sz w:val="24"/>
          <w:szCs w:val="24"/>
        </w:rPr>
        <w:t xml:space="preserve"> </w:t>
      </w:r>
      <w:r w:rsidR="005B10B7" w:rsidRPr="00D37E12">
        <w:rPr>
          <w:rFonts w:ascii="Times New Roman" w:hAnsi="Times New Roman" w:cs="Times New Roman"/>
          <w:sz w:val="24"/>
          <w:szCs w:val="24"/>
        </w:rPr>
        <w:t xml:space="preserve">data </w:t>
      </w:r>
      <w:r w:rsidR="00F801F3" w:rsidRPr="00D37E12">
        <w:rPr>
          <w:rFonts w:ascii="Times New Roman" w:hAnsi="Times New Roman" w:cs="Times New Roman"/>
          <w:sz w:val="24"/>
          <w:szCs w:val="24"/>
        </w:rPr>
        <w:t>w</w:t>
      </w:r>
      <w:r w:rsidR="005E0FF0">
        <w:rPr>
          <w:rFonts w:ascii="Times New Roman" w:hAnsi="Times New Roman" w:cs="Times New Roman"/>
          <w:sz w:val="24"/>
          <w:szCs w:val="24"/>
        </w:rPr>
        <w:t>ere</w:t>
      </w:r>
      <w:r w:rsidR="00F801F3" w:rsidRPr="00D37E12">
        <w:rPr>
          <w:rFonts w:ascii="Times New Roman" w:hAnsi="Times New Roman" w:cs="Times New Roman"/>
          <w:sz w:val="24"/>
          <w:szCs w:val="24"/>
        </w:rPr>
        <w:t xml:space="preserve"> </w:t>
      </w:r>
      <w:r w:rsidR="00F97415" w:rsidRPr="00D37E12">
        <w:rPr>
          <w:rFonts w:ascii="Times New Roman" w:hAnsi="Times New Roman" w:cs="Times New Roman"/>
          <w:sz w:val="24"/>
          <w:szCs w:val="24"/>
        </w:rPr>
        <w:t>conducted</w:t>
      </w:r>
      <w:r w:rsidR="00F801F3" w:rsidRPr="00D37E12">
        <w:rPr>
          <w:rFonts w:ascii="Times New Roman" w:hAnsi="Times New Roman" w:cs="Times New Roman"/>
          <w:sz w:val="24"/>
          <w:szCs w:val="24"/>
        </w:rPr>
        <w:t xml:space="preserve"> </w:t>
      </w:r>
      <w:r w:rsidR="008A3BC3" w:rsidRPr="00D37E12">
        <w:rPr>
          <w:rFonts w:ascii="Times New Roman" w:hAnsi="Times New Roman" w:cs="Times New Roman"/>
          <w:sz w:val="24"/>
          <w:szCs w:val="24"/>
        </w:rPr>
        <w:t xml:space="preserve">by Rita </w:t>
      </w:r>
      <w:r w:rsidR="00F7425D" w:rsidRPr="00D37E12">
        <w:rPr>
          <w:rFonts w:ascii="Times New Roman" w:hAnsi="Times New Roman" w:cs="Times New Roman"/>
          <w:sz w:val="24"/>
          <w:szCs w:val="24"/>
        </w:rPr>
        <w:t xml:space="preserve">L. </w:t>
      </w:r>
      <w:r w:rsidR="008A3BC3" w:rsidRPr="00D37E12">
        <w:rPr>
          <w:rFonts w:ascii="Times New Roman" w:hAnsi="Times New Roman" w:cs="Times New Roman"/>
          <w:sz w:val="24"/>
          <w:szCs w:val="24"/>
        </w:rPr>
        <w:t xml:space="preserve">Grunberg. </w:t>
      </w:r>
    </w:p>
    <w:p w14:paraId="215D5EA5" w14:textId="77777777" w:rsidR="0073117D" w:rsidRDefault="0073117D" w:rsidP="0073117D">
      <w:pPr>
        <w:spacing w:line="480" w:lineRule="auto"/>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II.A.3 </w:t>
      </w:r>
      <w:r w:rsidR="24200D5C" w:rsidRPr="0073117D">
        <w:rPr>
          <w:rFonts w:ascii="Times New Roman" w:eastAsia="Calibri" w:hAnsi="Times New Roman" w:cs="Times New Roman"/>
          <w:b/>
          <w:bCs/>
          <w:sz w:val="24"/>
          <w:szCs w:val="24"/>
        </w:rPr>
        <w:t>Period of study:</w:t>
      </w:r>
      <w:r w:rsidR="24200D5C" w:rsidRPr="0073117D">
        <w:rPr>
          <w:rFonts w:ascii="Times New Roman" w:eastAsia="Calibri" w:hAnsi="Times New Roman" w:cs="Times New Roman"/>
          <w:sz w:val="24"/>
          <w:szCs w:val="24"/>
        </w:rPr>
        <w:t xml:space="preserve"> </w:t>
      </w:r>
    </w:p>
    <w:p w14:paraId="051AE7C4" w14:textId="2A07DB7A" w:rsidR="24200D5C" w:rsidRPr="0073117D" w:rsidRDefault="00FC035C" w:rsidP="0073117D">
      <w:pPr>
        <w:spacing w:line="480" w:lineRule="auto"/>
        <w:ind w:firstLine="720"/>
        <w:rPr>
          <w:rFonts w:ascii="Times New Roman" w:eastAsiaTheme="minorEastAsia" w:hAnsi="Times New Roman" w:cs="Times New Roman"/>
          <w:sz w:val="24"/>
          <w:szCs w:val="24"/>
        </w:rPr>
      </w:pPr>
      <w:r w:rsidRPr="00FC035C">
        <w:rPr>
          <w:rFonts w:ascii="Times New Roman" w:eastAsia="Calibri" w:hAnsi="Times New Roman" w:cs="Times New Roman"/>
          <w:sz w:val="24"/>
          <w:szCs w:val="24"/>
        </w:rPr>
        <w:t>Data</w:t>
      </w:r>
      <w:r>
        <w:rPr>
          <w:rFonts w:ascii="Times New Roman" w:eastAsia="Calibri" w:hAnsi="Times New Roman" w:cs="Times New Roman"/>
          <w:sz w:val="24"/>
          <w:szCs w:val="24"/>
        </w:rPr>
        <w:t xml:space="preserve"> collection</w:t>
      </w:r>
      <w:r w:rsidRPr="00FC035C">
        <w:rPr>
          <w:rFonts w:ascii="Times New Roman" w:eastAsia="Calibri" w:hAnsi="Times New Roman" w:cs="Times New Roman"/>
          <w:sz w:val="24"/>
          <w:szCs w:val="24"/>
        </w:rPr>
        <w:t xml:space="preserve"> ranges from May 2017 to Feb</w:t>
      </w:r>
      <w:r w:rsidR="00F124EF">
        <w:rPr>
          <w:rFonts w:ascii="Times New Roman" w:eastAsia="Calibri" w:hAnsi="Times New Roman" w:cs="Times New Roman"/>
          <w:sz w:val="24"/>
          <w:szCs w:val="24"/>
        </w:rPr>
        <w:t>ruary</w:t>
      </w:r>
      <w:r w:rsidRPr="00FC035C">
        <w:rPr>
          <w:rFonts w:ascii="Times New Roman" w:eastAsia="Calibri" w:hAnsi="Times New Roman" w:cs="Times New Roman"/>
          <w:sz w:val="24"/>
          <w:szCs w:val="24"/>
        </w:rPr>
        <w:t xml:space="preserve"> 2020. </w:t>
      </w:r>
      <w:r>
        <w:rPr>
          <w:rFonts w:ascii="Times New Roman" w:eastAsia="Calibri" w:hAnsi="Times New Roman" w:cs="Times New Roman"/>
          <w:sz w:val="24"/>
          <w:szCs w:val="24"/>
        </w:rPr>
        <w:t xml:space="preserve">During this period, we conducted a monthly disease prevalence survey </w:t>
      </w:r>
      <w:r w:rsidRPr="00FC035C">
        <w:rPr>
          <w:rFonts w:ascii="Times New Roman" w:eastAsia="Calibri" w:hAnsi="Times New Roman" w:cs="Times New Roman"/>
          <w:sz w:val="24"/>
          <w:szCs w:val="24"/>
        </w:rPr>
        <w:t>every 30 days</w:t>
      </w:r>
      <w:r>
        <w:rPr>
          <w:rFonts w:ascii="Times New Roman" w:eastAsia="Calibri" w:hAnsi="Times New Roman" w:cs="Times New Roman"/>
          <w:sz w:val="24"/>
          <w:szCs w:val="24"/>
        </w:rPr>
        <w:t xml:space="preserve">, longitudinal disease surveys in 2017 and 2018, and plant community surveys at the end of the growing season </w:t>
      </w:r>
      <w:ins w:id="1" w:author="Heckman, Robert - FS, UT" w:date="2024-01-16T10:00:00Z">
        <w:r w:rsidR="00E97558">
          <w:rPr>
            <w:rFonts w:ascii="Times New Roman" w:eastAsia="Calibri" w:hAnsi="Times New Roman" w:cs="Times New Roman"/>
            <w:sz w:val="24"/>
            <w:szCs w:val="24"/>
          </w:rPr>
          <w:t>in 2017, 2018, and 2019</w:t>
        </w:r>
      </w:ins>
      <w:del w:id="2" w:author="Heckman, Robert - FS, UT" w:date="2024-01-16T10:00:00Z">
        <w:r w:rsidDel="00E97558">
          <w:rPr>
            <w:rFonts w:ascii="Times New Roman" w:eastAsia="Calibri" w:hAnsi="Times New Roman" w:cs="Times New Roman"/>
            <w:sz w:val="24"/>
            <w:szCs w:val="24"/>
          </w:rPr>
          <w:delText>of each year</w:delText>
        </w:r>
      </w:del>
      <w:r w:rsidRPr="00FC035C">
        <w:rPr>
          <w:rFonts w:ascii="Times New Roman" w:eastAsia="Calibri" w:hAnsi="Times New Roman" w:cs="Times New Roman"/>
          <w:sz w:val="24"/>
          <w:szCs w:val="24"/>
        </w:rPr>
        <w:t xml:space="preserve">. </w:t>
      </w:r>
    </w:p>
    <w:p w14:paraId="223B4974" w14:textId="77777777" w:rsidR="0073117D" w:rsidRDefault="0073117D" w:rsidP="0073117D">
      <w:pPr>
        <w:spacing w:line="480" w:lineRule="auto"/>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II.A.4 </w:t>
      </w:r>
      <w:r w:rsidR="24200D5C" w:rsidRPr="0073117D">
        <w:rPr>
          <w:rFonts w:ascii="Times New Roman" w:eastAsia="Calibri" w:hAnsi="Times New Roman" w:cs="Times New Roman"/>
          <w:b/>
          <w:bCs/>
          <w:sz w:val="24"/>
          <w:szCs w:val="24"/>
        </w:rPr>
        <w:t>Objectives:</w:t>
      </w:r>
      <w:r w:rsidR="24200D5C" w:rsidRPr="0073117D">
        <w:rPr>
          <w:rFonts w:ascii="Times New Roman" w:eastAsia="Calibri" w:hAnsi="Times New Roman" w:cs="Times New Roman"/>
          <w:sz w:val="24"/>
          <w:szCs w:val="24"/>
        </w:rPr>
        <w:t xml:space="preserve"> </w:t>
      </w:r>
    </w:p>
    <w:p w14:paraId="4DE41FA8" w14:textId="5AC12D83" w:rsidR="004675F1" w:rsidRPr="0073117D" w:rsidRDefault="00090BE9" w:rsidP="0073117D">
      <w:pPr>
        <w:spacing w:line="480" w:lineRule="auto"/>
        <w:ind w:firstLine="720"/>
        <w:rPr>
          <w:rFonts w:ascii="Times New Roman" w:eastAsiaTheme="minorEastAsia" w:hAnsi="Times New Roman" w:cs="Times New Roman"/>
          <w:sz w:val="24"/>
          <w:szCs w:val="24"/>
        </w:rPr>
      </w:pPr>
      <w:r w:rsidRPr="0073117D">
        <w:rPr>
          <w:rFonts w:ascii="Times New Roman" w:eastAsia="Calibri" w:hAnsi="Times New Roman" w:cs="Times New Roman"/>
          <w:sz w:val="24"/>
          <w:szCs w:val="24"/>
        </w:rPr>
        <w:t xml:space="preserve">The goal of this project was to assess the role of historical contingency in </w:t>
      </w:r>
      <w:r w:rsidR="00AF201B" w:rsidRPr="0073117D">
        <w:rPr>
          <w:rFonts w:ascii="Times New Roman" w:eastAsia="Calibri" w:hAnsi="Times New Roman" w:cs="Times New Roman"/>
          <w:sz w:val="24"/>
          <w:szCs w:val="24"/>
        </w:rPr>
        <w:t>disease epidemics</w:t>
      </w:r>
      <w:r w:rsidRPr="0073117D">
        <w:rPr>
          <w:rFonts w:ascii="Times New Roman" w:eastAsia="Calibri" w:hAnsi="Times New Roman" w:cs="Times New Roman"/>
          <w:sz w:val="24"/>
          <w:szCs w:val="24"/>
        </w:rPr>
        <w:t xml:space="preserve"> within a population of tall fescue. We manipulated tall fescue’s history of exposure </w:t>
      </w:r>
      <w:r w:rsidR="00AF201B" w:rsidRPr="0073117D">
        <w:rPr>
          <w:rFonts w:ascii="Times New Roman" w:eastAsia="Calibri" w:hAnsi="Times New Roman" w:cs="Times New Roman"/>
          <w:sz w:val="24"/>
          <w:szCs w:val="24"/>
        </w:rPr>
        <w:t xml:space="preserve">to disease </w:t>
      </w:r>
      <w:r w:rsidRPr="0073117D">
        <w:rPr>
          <w:rFonts w:ascii="Times New Roman" w:eastAsia="Calibri" w:hAnsi="Times New Roman" w:cs="Times New Roman"/>
          <w:sz w:val="24"/>
          <w:szCs w:val="24"/>
        </w:rPr>
        <w:t xml:space="preserve">using fungicide treatments that varied in duration throughout the growing season. </w:t>
      </w:r>
      <w:r w:rsidR="00667D95" w:rsidRPr="0073117D">
        <w:rPr>
          <w:rFonts w:ascii="Times New Roman" w:eastAsia="Calibri" w:hAnsi="Times New Roman" w:cs="Times New Roman"/>
          <w:sz w:val="24"/>
          <w:szCs w:val="24"/>
        </w:rPr>
        <w:t xml:space="preserve">In </w:t>
      </w:r>
      <w:r w:rsidR="00667D95" w:rsidRPr="0073117D">
        <w:rPr>
          <w:rFonts w:ascii="Times New Roman" w:eastAsia="Calibri" w:hAnsi="Times New Roman" w:cs="Times New Roman"/>
          <w:sz w:val="24"/>
          <w:szCs w:val="24"/>
        </w:rPr>
        <w:lastRenderedPageBreak/>
        <w:t>addition to disease data, we assayed plant diversity, plant biomass</w:t>
      </w:r>
      <w:r w:rsidR="00152E9D" w:rsidRPr="0073117D">
        <w:rPr>
          <w:rFonts w:ascii="Times New Roman" w:eastAsia="Calibri" w:hAnsi="Times New Roman" w:cs="Times New Roman"/>
          <w:sz w:val="24"/>
          <w:szCs w:val="24"/>
        </w:rPr>
        <w:t>, and the presence of a mutualist endophyte</w:t>
      </w:r>
      <w:r w:rsidR="00D01D37" w:rsidRPr="0073117D">
        <w:rPr>
          <w:rFonts w:ascii="Times New Roman" w:eastAsia="Calibri" w:hAnsi="Times New Roman" w:cs="Times New Roman"/>
          <w:sz w:val="24"/>
          <w:szCs w:val="24"/>
        </w:rPr>
        <w:t xml:space="preserve"> of tall fescue</w:t>
      </w:r>
      <w:r w:rsidR="00681C9F" w:rsidRPr="0073117D">
        <w:rPr>
          <w:rFonts w:ascii="Times New Roman" w:eastAsia="Calibri" w:hAnsi="Times New Roman" w:cs="Times New Roman"/>
          <w:sz w:val="24"/>
          <w:szCs w:val="24"/>
        </w:rPr>
        <w:t xml:space="preserve">, </w:t>
      </w:r>
      <w:proofErr w:type="spellStart"/>
      <w:r w:rsidR="00681C9F" w:rsidRPr="0073117D">
        <w:rPr>
          <w:rFonts w:ascii="Times New Roman" w:eastAsia="Calibri" w:hAnsi="Times New Roman" w:cs="Times New Roman"/>
          <w:i/>
          <w:iCs/>
          <w:sz w:val="24"/>
          <w:szCs w:val="24"/>
        </w:rPr>
        <w:t>Epichloë</w:t>
      </w:r>
      <w:proofErr w:type="spellEnd"/>
      <w:r w:rsidR="00681C9F" w:rsidRPr="0073117D">
        <w:rPr>
          <w:i/>
          <w:iCs/>
        </w:rPr>
        <w:t xml:space="preserve"> </w:t>
      </w:r>
      <w:proofErr w:type="spellStart"/>
      <w:r w:rsidR="00681C9F" w:rsidRPr="0073117D">
        <w:rPr>
          <w:rFonts w:ascii="Times New Roman" w:eastAsia="Calibri" w:hAnsi="Times New Roman" w:cs="Times New Roman"/>
          <w:i/>
          <w:iCs/>
          <w:sz w:val="24"/>
          <w:szCs w:val="24"/>
        </w:rPr>
        <w:t>coenophiala</w:t>
      </w:r>
      <w:proofErr w:type="spellEnd"/>
      <w:r w:rsidR="00681C9F" w:rsidRPr="0073117D">
        <w:rPr>
          <w:rFonts w:ascii="Times New Roman" w:eastAsia="Calibri" w:hAnsi="Times New Roman" w:cs="Times New Roman"/>
          <w:sz w:val="24"/>
          <w:szCs w:val="24"/>
        </w:rPr>
        <w:t>,</w:t>
      </w:r>
      <w:r w:rsidR="00667D95" w:rsidRPr="0073117D">
        <w:rPr>
          <w:rFonts w:ascii="Times New Roman" w:eastAsia="Calibri" w:hAnsi="Times New Roman" w:cs="Times New Roman"/>
          <w:sz w:val="24"/>
          <w:szCs w:val="24"/>
        </w:rPr>
        <w:t xml:space="preserve"> in response to the fungicide treatments. </w:t>
      </w:r>
      <w:r w:rsidRPr="0073117D">
        <w:rPr>
          <w:rFonts w:ascii="Times New Roman" w:eastAsia="Calibri" w:hAnsi="Times New Roman" w:cs="Times New Roman"/>
          <w:sz w:val="24"/>
          <w:szCs w:val="24"/>
        </w:rPr>
        <w:t>These data provide information on</w:t>
      </w:r>
      <w:r w:rsidR="00D346DE" w:rsidRPr="0073117D">
        <w:rPr>
          <w:rFonts w:ascii="Times New Roman" w:eastAsia="Calibri" w:hAnsi="Times New Roman" w:cs="Times New Roman"/>
          <w:sz w:val="24"/>
          <w:szCs w:val="24"/>
        </w:rPr>
        <w:t xml:space="preserve"> various</w:t>
      </w:r>
      <w:r w:rsidRPr="0073117D">
        <w:rPr>
          <w:rFonts w:ascii="Times New Roman" w:eastAsia="Calibri" w:hAnsi="Times New Roman" w:cs="Times New Roman"/>
          <w:sz w:val="24"/>
          <w:szCs w:val="24"/>
        </w:rPr>
        <w:t xml:space="preserve"> foliar fungal disease epidemics in tall fescue</w:t>
      </w:r>
      <w:r w:rsidR="0089024C" w:rsidRPr="0073117D">
        <w:rPr>
          <w:rFonts w:ascii="Times New Roman" w:eastAsia="Calibri" w:hAnsi="Times New Roman" w:cs="Times New Roman"/>
          <w:sz w:val="24"/>
          <w:szCs w:val="24"/>
        </w:rPr>
        <w:t xml:space="preserve"> and their responses to different fungicide treatment regimens</w:t>
      </w:r>
      <w:r w:rsidR="00D346DE" w:rsidRPr="0073117D">
        <w:rPr>
          <w:rFonts w:ascii="Times New Roman" w:eastAsia="Calibri" w:hAnsi="Times New Roman" w:cs="Times New Roman"/>
          <w:sz w:val="24"/>
          <w:szCs w:val="24"/>
        </w:rPr>
        <w:t xml:space="preserve"> over three years</w:t>
      </w:r>
      <w:r w:rsidRPr="0073117D">
        <w:rPr>
          <w:rFonts w:ascii="Times New Roman" w:eastAsia="Calibri" w:hAnsi="Times New Roman" w:cs="Times New Roman"/>
          <w:sz w:val="24"/>
          <w:szCs w:val="24"/>
        </w:rPr>
        <w:t>.</w:t>
      </w:r>
      <w:r w:rsidR="00B91B75" w:rsidRPr="0073117D">
        <w:rPr>
          <w:rFonts w:ascii="Times New Roman" w:eastAsia="Calibri" w:hAnsi="Times New Roman" w:cs="Times New Roman"/>
          <w:sz w:val="24"/>
          <w:szCs w:val="24"/>
        </w:rPr>
        <w:t xml:space="preserve"> Importantly, we also provide longitudinal infection data on tracked host individuals</w:t>
      </w:r>
      <w:r w:rsidR="00D346DE" w:rsidRPr="0073117D">
        <w:rPr>
          <w:rFonts w:ascii="Times New Roman" w:eastAsia="Calibri" w:hAnsi="Times New Roman" w:cs="Times New Roman"/>
          <w:sz w:val="24"/>
          <w:szCs w:val="24"/>
        </w:rPr>
        <w:t xml:space="preserve"> (i.e.</w:t>
      </w:r>
      <w:r w:rsidR="00F124EF">
        <w:rPr>
          <w:rFonts w:ascii="Times New Roman" w:eastAsia="Calibri" w:hAnsi="Times New Roman" w:cs="Times New Roman"/>
          <w:sz w:val="24"/>
          <w:szCs w:val="24"/>
        </w:rPr>
        <w:t>,</w:t>
      </w:r>
      <w:r w:rsidR="00D346DE" w:rsidRPr="0073117D">
        <w:rPr>
          <w:rFonts w:ascii="Times New Roman" w:eastAsia="Calibri" w:hAnsi="Times New Roman" w:cs="Times New Roman"/>
          <w:sz w:val="24"/>
          <w:szCs w:val="24"/>
        </w:rPr>
        <w:t xml:space="preserve"> tall fescue tillers)</w:t>
      </w:r>
      <w:r w:rsidR="00B91B75" w:rsidRPr="0073117D">
        <w:rPr>
          <w:rFonts w:ascii="Times New Roman" w:eastAsia="Calibri" w:hAnsi="Times New Roman" w:cs="Times New Roman"/>
          <w:sz w:val="24"/>
          <w:szCs w:val="24"/>
        </w:rPr>
        <w:t xml:space="preserve"> along with population-level disease prevalence.</w:t>
      </w:r>
    </w:p>
    <w:p w14:paraId="352EDFEE" w14:textId="77777777" w:rsidR="00996602" w:rsidRDefault="00996602" w:rsidP="00996602">
      <w:pPr>
        <w:spacing w:line="480" w:lineRule="auto"/>
        <w:rPr>
          <w:rFonts w:ascii="Times New Roman" w:hAnsi="Times New Roman" w:cs="Times New Roman"/>
          <w:sz w:val="24"/>
          <w:szCs w:val="24"/>
        </w:rPr>
      </w:pPr>
      <w:r>
        <w:rPr>
          <w:rFonts w:ascii="Times New Roman" w:eastAsia="Calibri" w:hAnsi="Times New Roman" w:cs="Times New Roman"/>
          <w:b/>
          <w:bCs/>
          <w:sz w:val="24"/>
          <w:szCs w:val="24"/>
        </w:rPr>
        <w:t xml:space="preserve">II.A.5 </w:t>
      </w:r>
      <w:r w:rsidR="24200D5C" w:rsidRPr="00996602">
        <w:rPr>
          <w:rFonts w:ascii="Times New Roman" w:eastAsia="Calibri" w:hAnsi="Times New Roman" w:cs="Times New Roman"/>
          <w:b/>
          <w:bCs/>
          <w:sz w:val="24"/>
          <w:szCs w:val="24"/>
        </w:rPr>
        <w:t>Abstract</w:t>
      </w:r>
      <w:r>
        <w:rPr>
          <w:rFonts w:ascii="Times New Roman" w:eastAsia="Calibri" w:hAnsi="Times New Roman" w:cs="Times New Roman"/>
          <w:b/>
          <w:bCs/>
          <w:sz w:val="24"/>
          <w:szCs w:val="24"/>
        </w:rPr>
        <w:t>:</w:t>
      </w:r>
      <w:r w:rsidR="00354012" w:rsidRPr="00996602">
        <w:rPr>
          <w:rFonts w:ascii="Times New Roman" w:hAnsi="Times New Roman" w:cs="Times New Roman"/>
          <w:sz w:val="24"/>
          <w:szCs w:val="24"/>
        </w:rPr>
        <w:t xml:space="preserve"> </w:t>
      </w:r>
    </w:p>
    <w:p w14:paraId="3D0D1722" w14:textId="77777777" w:rsidR="00420360" w:rsidRDefault="00FC035C" w:rsidP="00996602">
      <w:pPr>
        <w:spacing w:line="480" w:lineRule="auto"/>
        <w:rPr>
          <w:rFonts w:ascii="Times New Roman" w:hAnsi="Times New Roman" w:cs="Times New Roman"/>
          <w:sz w:val="24"/>
          <w:szCs w:val="24"/>
        </w:rPr>
      </w:pPr>
      <w:r w:rsidRPr="00354012">
        <w:rPr>
          <w:rFonts w:ascii="Times New Roman" w:hAnsi="Times New Roman" w:cs="Times New Roman"/>
          <w:sz w:val="24"/>
          <w:szCs w:val="24"/>
        </w:rPr>
        <w:t>Many disease epidemics recur seasonally, and such seasonal epidemics can be shaped by species interactions among parasites, pathogens, or other microbes. To understand the consequences of species interactions and their timing, field experiments are a classic approach, yet little applied in seasonal epidemics. Our research objective was to help fill this gap by manipulating the seasonal timing of establishment of infectious diseases while tracking epidemics and other ecological responses. To do this, we conducted a multi-year field experiment in an old field in the Piedmont of North Carolina</w:t>
      </w:r>
      <w:r w:rsidR="008D4A31">
        <w:rPr>
          <w:rFonts w:ascii="Times New Roman" w:hAnsi="Times New Roman" w:cs="Times New Roman"/>
          <w:sz w:val="24"/>
          <w:szCs w:val="24"/>
        </w:rPr>
        <w:t>,</w:t>
      </w:r>
      <w:r w:rsidRPr="00354012">
        <w:rPr>
          <w:rFonts w:ascii="Times New Roman" w:hAnsi="Times New Roman" w:cs="Times New Roman"/>
          <w:sz w:val="24"/>
          <w:szCs w:val="24"/>
        </w:rPr>
        <w:t xml:space="preserve"> USA dominated by the grass species tall fescue (</w:t>
      </w:r>
      <w:r w:rsidRPr="00252CCF">
        <w:rPr>
          <w:rFonts w:ascii="Times New Roman" w:hAnsi="Times New Roman" w:cs="Times New Roman"/>
          <w:i/>
          <w:iCs/>
          <w:sz w:val="24"/>
          <w:szCs w:val="24"/>
        </w:rPr>
        <w:t xml:space="preserve">Festuca </w:t>
      </w:r>
      <w:proofErr w:type="spellStart"/>
      <w:r w:rsidRPr="00252CCF">
        <w:rPr>
          <w:rFonts w:ascii="Times New Roman" w:hAnsi="Times New Roman" w:cs="Times New Roman"/>
          <w:i/>
          <w:iCs/>
          <w:sz w:val="24"/>
          <w:szCs w:val="24"/>
        </w:rPr>
        <w:t>arundinacea</w:t>
      </w:r>
      <w:proofErr w:type="spellEnd"/>
      <w:r w:rsidRPr="00354012">
        <w:rPr>
          <w:rFonts w:ascii="Times New Roman" w:hAnsi="Times New Roman" w:cs="Times New Roman"/>
          <w:sz w:val="24"/>
          <w:szCs w:val="24"/>
        </w:rPr>
        <w:t xml:space="preserve"> </w:t>
      </w:r>
      <w:proofErr w:type="spellStart"/>
      <w:r w:rsidRPr="00354012">
        <w:rPr>
          <w:rFonts w:ascii="Times New Roman" w:hAnsi="Times New Roman" w:cs="Times New Roman"/>
          <w:sz w:val="24"/>
          <w:szCs w:val="24"/>
        </w:rPr>
        <w:t>Schreb</w:t>
      </w:r>
      <w:proofErr w:type="spellEnd"/>
      <w:r w:rsidRPr="00354012">
        <w:rPr>
          <w:rFonts w:ascii="Times New Roman" w:hAnsi="Times New Roman" w:cs="Times New Roman"/>
          <w:sz w:val="24"/>
          <w:szCs w:val="24"/>
        </w:rPr>
        <w:t xml:space="preserve">.). Tall fescue experienced seasonal epidemics of multiple foliar fungal diseases: anthracnose in spring, brown patch in mid-summer, and crown rust in late summer to fall. In a fully randomized design with four treatments, we applied fungicide to replicate plots of intact vegetation in specific seasons. One treatment was designed to delay </w:t>
      </w:r>
      <w:r w:rsidR="008D4A31">
        <w:rPr>
          <w:rFonts w:ascii="Times New Roman" w:hAnsi="Times New Roman" w:cs="Times New Roman"/>
          <w:sz w:val="24"/>
          <w:szCs w:val="24"/>
        </w:rPr>
        <w:t xml:space="preserve">the </w:t>
      </w:r>
      <w:r w:rsidRPr="00354012">
        <w:rPr>
          <w:rFonts w:ascii="Times New Roman" w:hAnsi="Times New Roman" w:cs="Times New Roman"/>
          <w:sz w:val="24"/>
          <w:szCs w:val="24"/>
        </w:rPr>
        <w:t xml:space="preserve">establishment of anthracnose until mid-summer, and another to delay </w:t>
      </w:r>
      <w:r w:rsidR="008D4A31">
        <w:rPr>
          <w:rFonts w:ascii="Times New Roman" w:hAnsi="Times New Roman" w:cs="Times New Roman"/>
          <w:sz w:val="24"/>
          <w:szCs w:val="24"/>
        </w:rPr>
        <w:t xml:space="preserve">the </w:t>
      </w:r>
      <w:r w:rsidRPr="00354012">
        <w:rPr>
          <w:rFonts w:ascii="Times New Roman" w:hAnsi="Times New Roman" w:cs="Times New Roman"/>
          <w:sz w:val="24"/>
          <w:szCs w:val="24"/>
        </w:rPr>
        <w:t xml:space="preserve">establishment of both anthracnose and brown patch until fall. In a third treatment, fungicide was applied year-round and, in </w:t>
      </w:r>
      <w:r w:rsidR="007B3C81">
        <w:rPr>
          <w:rFonts w:ascii="Times New Roman" w:hAnsi="Times New Roman" w:cs="Times New Roman"/>
          <w:sz w:val="24"/>
          <w:szCs w:val="24"/>
        </w:rPr>
        <w:t xml:space="preserve">a fourth </w:t>
      </w:r>
      <w:r>
        <w:rPr>
          <w:rFonts w:ascii="Times New Roman" w:hAnsi="Times New Roman" w:cs="Times New Roman"/>
          <w:sz w:val="24"/>
          <w:szCs w:val="24"/>
        </w:rPr>
        <w:t>treatment</w:t>
      </w:r>
      <w:r w:rsidRPr="00354012">
        <w:rPr>
          <w:rFonts w:ascii="Times New Roman" w:hAnsi="Times New Roman" w:cs="Times New Roman"/>
          <w:sz w:val="24"/>
          <w:szCs w:val="24"/>
        </w:rPr>
        <w:t>, fungicide</w:t>
      </w:r>
      <w:r>
        <w:rPr>
          <w:rFonts w:ascii="Times New Roman" w:hAnsi="Times New Roman" w:cs="Times New Roman"/>
          <w:sz w:val="24"/>
          <w:szCs w:val="24"/>
        </w:rPr>
        <w:t xml:space="preserve"> was never applied</w:t>
      </w:r>
      <w:r w:rsidRPr="00354012">
        <w:rPr>
          <w:rFonts w:ascii="Times New Roman" w:hAnsi="Times New Roman" w:cs="Times New Roman"/>
          <w:sz w:val="24"/>
          <w:szCs w:val="24"/>
        </w:rPr>
        <w:t>. The experiment comprised 64 plots, each 2</w:t>
      </w:r>
      <w:r w:rsidR="008D4A31">
        <w:rPr>
          <w:rFonts w:ascii="Times New Roman" w:hAnsi="Times New Roman" w:cs="Times New Roman"/>
          <w:sz w:val="24"/>
          <w:szCs w:val="24"/>
        </w:rPr>
        <w:t xml:space="preserve">-m </w:t>
      </w:r>
      <w:r w:rsidRPr="00354012">
        <w:rPr>
          <w:rFonts w:ascii="Times New Roman" w:hAnsi="Times New Roman" w:cs="Times New Roman"/>
          <w:sz w:val="24"/>
          <w:szCs w:val="24"/>
        </w:rPr>
        <w:t>×</w:t>
      </w:r>
      <w:r w:rsidR="008D4A31">
        <w:rPr>
          <w:rFonts w:ascii="Times New Roman" w:hAnsi="Times New Roman" w:cs="Times New Roman"/>
          <w:sz w:val="24"/>
          <w:szCs w:val="24"/>
        </w:rPr>
        <w:t xml:space="preserve"> </w:t>
      </w:r>
      <w:r w:rsidRPr="00354012">
        <w:rPr>
          <w:rFonts w:ascii="Times New Roman" w:hAnsi="Times New Roman" w:cs="Times New Roman"/>
          <w:sz w:val="24"/>
          <w:szCs w:val="24"/>
        </w:rPr>
        <w:t>2</w:t>
      </w:r>
      <w:r w:rsidR="008D4A31">
        <w:rPr>
          <w:rFonts w:ascii="Times New Roman" w:hAnsi="Times New Roman" w:cs="Times New Roman"/>
          <w:sz w:val="24"/>
          <w:szCs w:val="24"/>
        </w:rPr>
        <w:t>-</w:t>
      </w:r>
      <w:r w:rsidRPr="00354012">
        <w:rPr>
          <w:rFonts w:ascii="Times New Roman" w:hAnsi="Times New Roman" w:cs="Times New Roman"/>
          <w:sz w:val="24"/>
          <w:szCs w:val="24"/>
        </w:rPr>
        <w:t xml:space="preserve">m, from May 2017 through February 2020. We here report a dataset documenting responses in community assembly of both plants and foliar fungi. To track disease prevalence in the host </w:t>
      </w:r>
      <w:r w:rsidRPr="00354012">
        <w:rPr>
          <w:rFonts w:ascii="Times New Roman" w:hAnsi="Times New Roman" w:cs="Times New Roman"/>
          <w:sz w:val="24"/>
          <w:szCs w:val="24"/>
        </w:rPr>
        <w:lastRenderedPageBreak/>
        <w:t>population across seasons</w:t>
      </w:r>
      <w:r>
        <w:rPr>
          <w:rFonts w:ascii="Times New Roman" w:hAnsi="Times New Roman" w:cs="Times New Roman"/>
          <w:sz w:val="24"/>
          <w:szCs w:val="24"/>
        </w:rPr>
        <w:t xml:space="preserve"> and years</w:t>
      </w:r>
      <w:r w:rsidRPr="00354012">
        <w:rPr>
          <w:rFonts w:ascii="Times New Roman" w:hAnsi="Times New Roman" w:cs="Times New Roman"/>
          <w:sz w:val="24"/>
          <w:szCs w:val="24"/>
        </w:rPr>
        <w:t>, this dataset includes monthly leaf-level observations of the disease status of over</w:t>
      </w:r>
      <w:r>
        <w:rPr>
          <w:rFonts w:ascii="Times New Roman" w:hAnsi="Times New Roman" w:cs="Times New Roman"/>
          <w:sz w:val="24"/>
          <w:szCs w:val="24"/>
        </w:rPr>
        <w:t xml:space="preserve"> 100,000 leaves.</w:t>
      </w:r>
      <w:r w:rsidRPr="00354012">
        <w:rPr>
          <w:rFonts w:ascii="Times New Roman" w:hAnsi="Times New Roman" w:cs="Times New Roman"/>
          <w:sz w:val="24"/>
          <w:szCs w:val="24"/>
        </w:rPr>
        <w:t xml:space="preserve"> To quantify transmission and within-host priority effects, we longitudinally surveyed disease status in host individuals of known age twice</w:t>
      </w:r>
      <w:r w:rsidR="008D4A31">
        <w:rPr>
          <w:rFonts w:ascii="Times New Roman" w:hAnsi="Times New Roman" w:cs="Times New Roman"/>
          <w:sz w:val="24"/>
          <w:szCs w:val="24"/>
        </w:rPr>
        <w:t xml:space="preserve"> </w:t>
      </w:r>
      <w:r w:rsidRPr="00354012">
        <w:rPr>
          <w:rFonts w:ascii="Times New Roman" w:hAnsi="Times New Roman" w:cs="Times New Roman"/>
          <w:sz w:val="24"/>
          <w:szCs w:val="24"/>
        </w:rPr>
        <w:t xml:space="preserve">weekly for 16 weeks in 2017 and weekly for 21 weeks in 2018, comprising </w:t>
      </w:r>
      <w:r>
        <w:rPr>
          <w:rFonts w:ascii="Times New Roman" w:hAnsi="Times New Roman" w:cs="Times New Roman"/>
          <w:sz w:val="24"/>
          <w:szCs w:val="24"/>
        </w:rPr>
        <w:t>over another 80,000 observations of disease status</w:t>
      </w:r>
      <w:r w:rsidRPr="00354012">
        <w:rPr>
          <w:rFonts w:ascii="Times New Roman" w:hAnsi="Times New Roman" w:cs="Times New Roman"/>
          <w:sz w:val="24"/>
          <w:szCs w:val="24"/>
        </w:rPr>
        <w:t xml:space="preserve">. Finally, the dataset includes annual data on infection prevalence of the systemic fungal endophyte </w:t>
      </w:r>
      <w:proofErr w:type="spellStart"/>
      <w:r w:rsidRPr="009C71A1">
        <w:rPr>
          <w:rFonts w:ascii="Times New Roman" w:hAnsi="Times New Roman" w:cs="Times New Roman"/>
          <w:i/>
          <w:iCs/>
          <w:sz w:val="24"/>
          <w:szCs w:val="24"/>
        </w:rPr>
        <w:t>Epichloë</w:t>
      </w:r>
      <w:proofErr w:type="spellEnd"/>
      <w:r w:rsidRPr="009C71A1">
        <w:rPr>
          <w:rFonts w:ascii="Times New Roman" w:hAnsi="Times New Roman" w:cs="Times New Roman"/>
          <w:i/>
          <w:iCs/>
          <w:sz w:val="24"/>
          <w:szCs w:val="24"/>
        </w:rPr>
        <w:t xml:space="preserve"> </w:t>
      </w:r>
      <w:proofErr w:type="spellStart"/>
      <w:r w:rsidRPr="009C71A1">
        <w:rPr>
          <w:rFonts w:ascii="Times New Roman" w:hAnsi="Times New Roman" w:cs="Times New Roman"/>
          <w:i/>
          <w:iCs/>
          <w:sz w:val="24"/>
          <w:szCs w:val="24"/>
        </w:rPr>
        <w:t>coenophiala</w:t>
      </w:r>
      <w:proofErr w:type="spellEnd"/>
      <w:r w:rsidRPr="00354012">
        <w:rPr>
          <w:rFonts w:ascii="Times New Roman" w:hAnsi="Times New Roman" w:cs="Times New Roman"/>
          <w:sz w:val="24"/>
          <w:szCs w:val="24"/>
        </w:rPr>
        <w:t xml:space="preserve">, community-level aboveground plant biomass, and plant community relative abundances. These data can be used for meta-analyses, comparisons, and syntheses across systems as ecologists seek both to predict shifts in, and to mechanistically understand, seasonal disease epidemics. We request that users of this dataset cite this paper in all publications resulting from its use. </w:t>
      </w:r>
    </w:p>
    <w:p w14:paraId="21D8B790" w14:textId="4D291B67" w:rsidR="00996602" w:rsidRDefault="00996602" w:rsidP="00996602">
      <w:pPr>
        <w:spacing w:line="480" w:lineRule="auto"/>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II.A.6 </w:t>
      </w:r>
      <w:r w:rsidR="24200D5C" w:rsidRPr="00996602">
        <w:rPr>
          <w:rFonts w:ascii="Times New Roman" w:eastAsia="Calibri" w:hAnsi="Times New Roman" w:cs="Times New Roman"/>
          <w:b/>
          <w:bCs/>
          <w:sz w:val="24"/>
          <w:szCs w:val="24"/>
        </w:rPr>
        <w:t>Sources of funding:</w:t>
      </w:r>
      <w:r w:rsidR="24200D5C" w:rsidRPr="00996602">
        <w:rPr>
          <w:rFonts w:ascii="Times New Roman" w:eastAsia="Calibri" w:hAnsi="Times New Roman" w:cs="Times New Roman"/>
          <w:sz w:val="24"/>
          <w:szCs w:val="24"/>
        </w:rPr>
        <w:t xml:space="preserve"> </w:t>
      </w:r>
    </w:p>
    <w:p w14:paraId="0301CB22" w14:textId="7AD2B3C1" w:rsidR="24200D5C" w:rsidRPr="00996602" w:rsidRDefault="00A103EE" w:rsidP="00996602">
      <w:pPr>
        <w:spacing w:line="480" w:lineRule="auto"/>
        <w:ind w:firstLine="360"/>
        <w:rPr>
          <w:rFonts w:ascii="Times New Roman" w:eastAsiaTheme="minorEastAsia" w:hAnsi="Times New Roman" w:cs="Times New Roman"/>
          <w:sz w:val="24"/>
          <w:szCs w:val="24"/>
        </w:rPr>
      </w:pPr>
      <w:r w:rsidRPr="00996602">
        <w:rPr>
          <w:rFonts w:ascii="Times New Roman" w:eastAsia="Calibri" w:hAnsi="Times New Roman" w:cs="Times New Roman"/>
          <w:sz w:val="24"/>
          <w:szCs w:val="24"/>
        </w:rPr>
        <w:t>This work was supported by the NSF-USDA joint program in Ecology and Evolution of Infectious Diseases (USDA-NIFA AFRI grant 2016-67013-25762).</w:t>
      </w:r>
      <w:r w:rsidR="008D4A31">
        <w:rPr>
          <w:rFonts w:ascii="Times New Roman" w:eastAsia="Calibri" w:hAnsi="Times New Roman" w:cs="Times New Roman"/>
          <w:sz w:val="24"/>
          <w:szCs w:val="24"/>
        </w:rPr>
        <w:t xml:space="preserve"> </w:t>
      </w:r>
      <w:proofErr w:type="spellStart"/>
      <w:proofErr w:type="gramStart"/>
      <w:r w:rsidR="008D4A31">
        <w:rPr>
          <w:rFonts w:ascii="Times New Roman" w:eastAsia="Calibri" w:hAnsi="Times New Roman" w:cs="Times New Roman"/>
          <w:sz w:val="24"/>
          <w:szCs w:val="24"/>
        </w:rPr>
        <w:t>R.Heckman</w:t>
      </w:r>
      <w:proofErr w:type="spellEnd"/>
      <w:proofErr w:type="gramEnd"/>
      <w:r w:rsidR="008D4A31">
        <w:rPr>
          <w:rFonts w:ascii="Times New Roman" w:eastAsia="Calibri" w:hAnsi="Times New Roman" w:cs="Times New Roman"/>
          <w:sz w:val="24"/>
          <w:szCs w:val="24"/>
        </w:rPr>
        <w:t xml:space="preserve"> was supported in part by the USDA Forest Service, Rocky Mountain Research Station. </w:t>
      </w:r>
      <w:r w:rsidR="008D4A31" w:rsidRPr="008D4A31">
        <w:rPr>
          <w:rFonts w:ascii="Times New Roman" w:eastAsia="Calibri" w:hAnsi="Times New Roman" w:cs="Times New Roman"/>
          <w:sz w:val="24"/>
          <w:szCs w:val="24"/>
        </w:rPr>
        <w:t>The findings and conclusions in this publication are those of the author and should not be construed to represent any official USDA or U.S. Government determination or policy.</w:t>
      </w:r>
    </w:p>
    <w:p w14:paraId="00BA8DA5" w14:textId="6FD5879B" w:rsidR="24200D5C" w:rsidRPr="00427284" w:rsidRDefault="00427284" w:rsidP="00427284">
      <w:pPr>
        <w:spacing w:line="480" w:lineRule="auto"/>
        <w:rPr>
          <w:rFonts w:ascii="Times New Roman" w:eastAsiaTheme="minorEastAsia" w:hAnsi="Times New Roman" w:cs="Times New Roman"/>
          <w:b/>
          <w:bCs/>
          <w:sz w:val="24"/>
          <w:szCs w:val="24"/>
        </w:rPr>
      </w:pPr>
      <w:r w:rsidRPr="00427284">
        <w:rPr>
          <w:rFonts w:ascii="Times New Roman" w:eastAsia="Calibri" w:hAnsi="Times New Roman" w:cs="Times New Roman"/>
          <w:b/>
          <w:bCs/>
          <w:sz w:val="24"/>
          <w:szCs w:val="24"/>
        </w:rPr>
        <w:t xml:space="preserve">II.B. </w:t>
      </w:r>
      <w:r w:rsidR="24200D5C" w:rsidRPr="00427284">
        <w:rPr>
          <w:rFonts w:ascii="Times New Roman" w:eastAsia="Calibri" w:hAnsi="Times New Roman" w:cs="Times New Roman"/>
          <w:b/>
          <w:bCs/>
          <w:sz w:val="24"/>
          <w:szCs w:val="24"/>
        </w:rPr>
        <w:t>Specific subproject description</w:t>
      </w:r>
    </w:p>
    <w:p w14:paraId="73BF1F9F" w14:textId="779D0AA1" w:rsidR="24200D5C" w:rsidRPr="00427284" w:rsidRDefault="00427284" w:rsidP="00427284">
      <w:pPr>
        <w:spacing w:line="480" w:lineRule="auto"/>
        <w:rPr>
          <w:rFonts w:ascii="Times New Roman" w:eastAsiaTheme="minorEastAsia" w:hAnsi="Times New Roman" w:cs="Times New Roman"/>
          <w:b/>
          <w:bCs/>
          <w:sz w:val="24"/>
          <w:szCs w:val="24"/>
        </w:rPr>
      </w:pPr>
      <w:r w:rsidRPr="00427284">
        <w:rPr>
          <w:rFonts w:ascii="Times New Roman" w:eastAsia="Calibri" w:hAnsi="Times New Roman" w:cs="Times New Roman"/>
          <w:b/>
          <w:bCs/>
          <w:sz w:val="24"/>
          <w:szCs w:val="24"/>
        </w:rPr>
        <w:t xml:space="preserve">II.B.1 </w:t>
      </w:r>
      <w:r w:rsidR="24200D5C" w:rsidRPr="00427284">
        <w:rPr>
          <w:rFonts w:ascii="Times New Roman" w:eastAsia="Calibri" w:hAnsi="Times New Roman" w:cs="Times New Roman"/>
          <w:b/>
          <w:bCs/>
          <w:sz w:val="24"/>
          <w:szCs w:val="24"/>
        </w:rPr>
        <w:t>Site description</w:t>
      </w:r>
    </w:p>
    <w:p w14:paraId="13282930" w14:textId="4DF01C4A" w:rsidR="24200D5C" w:rsidRPr="00427284" w:rsidRDefault="00427284" w:rsidP="00427284">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 xml:space="preserve">II.B.1.a </w:t>
      </w:r>
      <w:r w:rsidR="24200D5C" w:rsidRPr="00427284">
        <w:rPr>
          <w:rFonts w:ascii="Times New Roman" w:eastAsia="Calibri" w:hAnsi="Times New Roman" w:cs="Times New Roman"/>
          <w:b/>
          <w:bCs/>
          <w:sz w:val="24"/>
          <w:szCs w:val="24"/>
        </w:rPr>
        <w:t>Site type:</w:t>
      </w:r>
      <w:r w:rsidR="24200D5C" w:rsidRPr="00427284">
        <w:rPr>
          <w:rFonts w:ascii="Times New Roman" w:eastAsia="Calibri" w:hAnsi="Times New Roman" w:cs="Times New Roman"/>
          <w:sz w:val="24"/>
          <w:szCs w:val="24"/>
        </w:rPr>
        <w:t xml:space="preserve"> </w:t>
      </w:r>
      <w:r w:rsidR="00284FFA" w:rsidRPr="00427284">
        <w:rPr>
          <w:rFonts w:ascii="Times New Roman" w:eastAsia="Calibri" w:hAnsi="Times New Roman" w:cs="Times New Roman"/>
          <w:sz w:val="24"/>
          <w:szCs w:val="24"/>
        </w:rPr>
        <w:t>O</w:t>
      </w:r>
      <w:r w:rsidR="00295250" w:rsidRPr="00427284">
        <w:rPr>
          <w:rFonts w:ascii="Times New Roman" w:eastAsia="Calibri" w:hAnsi="Times New Roman" w:cs="Times New Roman"/>
          <w:sz w:val="24"/>
          <w:szCs w:val="24"/>
        </w:rPr>
        <w:t>ld</w:t>
      </w:r>
      <w:r w:rsidR="00B55ED8" w:rsidRPr="00427284">
        <w:rPr>
          <w:rFonts w:ascii="Times New Roman" w:eastAsia="Calibri" w:hAnsi="Times New Roman" w:cs="Times New Roman"/>
          <w:sz w:val="24"/>
          <w:szCs w:val="24"/>
        </w:rPr>
        <w:t>-</w:t>
      </w:r>
      <w:r w:rsidR="00295250" w:rsidRPr="00427284">
        <w:rPr>
          <w:rFonts w:ascii="Times New Roman" w:eastAsia="Calibri" w:hAnsi="Times New Roman" w:cs="Times New Roman"/>
          <w:sz w:val="24"/>
          <w:szCs w:val="24"/>
        </w:rPr>
        <w:t>field grassland</w:t>
      </w:r>
      <w:r w:rsidR="00284FFA" w:rsidRPr="00427284">
        <w:rPr>
          <w:rFonts w:ascii="Times New Roman" w:eastAsia="Calibri" w:hAnsi="Times New Roman" w:cs="Times New Roman"/>
          <w:sz w:val="24"/>
          <w:szCs w:val="24"/>
        </w:rPr>
        <w:t xml:space="preserve"> </w:t>
      </w:r>
    </w:p>
    <w:p w14:paraId="46824EE9" w14:textId="21E9776F" w:rsidR="00E210A1" w:rsidRPr="00427284" w:rsidRDefault="00427284" w:rsidP="00427284">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 xml:space="preserve">II.B.1.b </w:t>
      </w:r>
      <w:r w:rsidR="24200D5C" w:rsidRPr="00427284">
        <w:rPr>
          <w:rFonts w:ascii="Times New Roman" w:eastAsia="Calibri" w:hAnsi="Times New Roman" w:cs="Times New Roman"/>
          <w:b/>
          <w:bCs/>
          <w:sz w:val="24"/>
          <w:szCs w:val="24"/>
        </w:rPr>
        <w:t>Geography:</w:t>
      </w:r>
      <w:r w:rsidR="24200D5C" w:rsidRPr="00427284">
        <w:rPr>
          <w:rFonts w:ascii="Times New Roman" w:eastAsia="Calibri" w:hAnsi="Times New Roman" w:cs="Times New Roman"/>
          <w:sz w:val="24"/>
          <w:szCs w:val="24"/>
        </w:rPr>
        <w:t xml:space="preserve"> </w:t>
      </w:r>
      <w:r w:rsidR="00284FFA" w:rsidRPr="00427284">
        <w:rPr>
          <w:rFonts w:ascii="Times New Roman" w:hAnsi="Times New Roman" w:cs="Times New Roman"/>
          <w:sz w:val="24"/>
          <w:szCs w:val="24"/>
        </w:rPr>
        <w:t>Widener Farm in the Duke Forest Teaching and Research Laboratory in Orange Co., North Carolina, USA</w:t>
      </w:r>
      <w:r w:rsidR="00E210A1" w:rsidRPr="00427284">
        <w:rPr>
          <w:rFonts w:ascii="Times New Roman" w:hAnsi="Times New Roman" w:cs="Times New Roman"/>
          <w:sz w:val="24"/>
          <w:szCs w:val="24"/>
        </w:rPr>
        <w:t xml:space="preserve"> (Figure 1). </w:t>
      </w:r>
      <w:r w:rsidR="005B10B7" w:rsidRPr="00427284">
        <w:rPr>
          <w:rFonts w:ascii="Times New Roman" w:hAnsi="Times New Roman" w:cs="Times New Roman"/>
          <w:sz w:val="24"/>
          <w:szCs w:val="24"/>
        </w:rPr>
        <w:t>Latitude and longitude of experimental plots: 36 00.5370,</w:t>
      </w:r>
      <w:r>
        <w:rPr>
          <w:rFonts w:ascii="Times New Roman" w:hAnsi="Times New Roman" w:cs="Times New Roman"/>
          <w:sz w:val="24"/>
          <w:szCs w:val="24"/>
        </w:rPr>
        <w:t xml:space="preserve"> </w:t>
      </w:r>
      <w:r w:rsidR="005B10B7" w:rsidRPr="00427284">
        <w:rPr>
          <w:rFonts w:ascii="Times New Roman" w:hAnsi="Times New Roman" w:cs="Times New Roman"/>
          <w:sz w:val="24"/>
          <w:szCs w:val="24"/>
        </w:rPr>
        <w:t>-79 01.0841</w:t>
      </w:r>
      <w:r w:rsidR="005B10B7" w:rsidRPr="00427284">
        <w:rPr>
          <w:rFonts w:ascii="Times New Roman" w:hAnsi="Times New Roman" w:cs="Times New Roman"/>
          <w:sz w:val="24"/>
          <w:szCs w:val="24"/>
          <w:highlight w:val="yellow"/>
        </w:rPr>
        <w:t xml:space="preserve"> </w:t>
      </w:r>
    </w:p>
    <w:p w14:paraId="35238DB0" w14:textId="3813CEA9" w:rsidR="00E210A1" w:rsidRPr="00237D9B" w:rsidRDefault="00EF2254" w:rsidP="00E210A1">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noProof/>
          <w:sz w:val="24"/>
          <w:szCs w:val="24"/>
        </w:rPr>
        <w:lastRenderedPageBreak/>
        <w:drawing>
          <wp:inline distT="0" distB="0" distL="0" distR="0" wp14:anchorId="6AEBF2E6" wp14:editId="60DB901C">
            <wp:extent cx="5943600" cy="3975100"/>
            <wp:effectExtent l="0" t="0" r="0" b="6350"/>
            <wp:docPr id="190910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1979" name="Picture 1909101979"/>
                    <pic:cNvPicPr/>
                  </pic:nvPicPr>
                  <pic:blipFill>
                    <a:blip r:embed="rId11">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inline>
        </w:drawing>
      </w:r>
    </w:p>
    <w:p w14:paraId="2BDC8BD5" w14:textId="10686A9A" w:rsidR="004C3ACB" w:rsidRPr="00B364D0" w:rsidRDefault="004C3ACB" w:rsidP="00E210A1">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Figure 1.</w:t>
      </w:r>
      <w:r w:rsidRPr="00237D9B">
        <w:rPr>
          <w:rFonts w:ascii="Times New Roman" w:eastAsiaTheme="minorEastAsia" w:hAnsi="Times New Roman" w:cs="Times New Roman"/>
          <w:sz w:val="24"/>
          <w:szCs w:val="24"/>
        </w:rPr>
        <w:t xml:space="preserve"> Photograph of </w:t>
      </w:r>
      <w:r w:rsidR="00D81591" w:rsidRPr="00237D9B">
        <w:rPr>
          <w:rFonts w:ascii="Times New Roman" w:eastAsiaTheme="minorEastAsia" w:hAnsi="Times New Roman" w:cs="Times New Roman"/>
          <w:sz w:val="24"/>
          <w:szCs w:val="24"/>
        </w:rPr>
        <w:t xml:space="preserve">the </w:t>
      </w:r>
      <w:r w:rsidRPr="00237D9B">
        <w:rPr>
          <w:rFonts w:ascii="Times New Roman" w:eastAsiaTheme="minorEastAsia" w:hAnsi="Times New Roman" w:cs="Times New Roman"/>
          <w:sz w:val="24"/>
          <w:szCs w:val="24"/>
        </w:rPr>
        <w:t>field site with experimental plots established throughout</w:t>
      </w:r>
      <w:r w:rsidR="00D81591" w:rsidRPr="00237D9B">
        <w:rPr>
          <w:rFonts w:ascii="Times New Roman" w:eastAsiaTheme="minorEastAsia" w:hAnsi="Times New Roman" w:cs="Times New Roman"/>
          <w:sz w:val="24"/>
          <w:szCs w:val="24"/>
        </w:rPr>
        <w:t xml:space="preserve"> (delineated by the white poles)</w:t>
      </w:r>
      <w:r w:rsidRPr="00237D9B">
        <w:rPr>
          <w:rFonts w:ascii="Times New Roman" w:eastAsiaTheme="minorEastAsia" w:hAnsi="Times New Roman" w:cs="Times New Roman"/>
          <w:sz w:val="24"/>
          <w:szCs w:val="24"/>
        </w:rPr>
        <w:t xml:space="preserve">. </w:t>
      </w:r>
      <w:r w:rsidR="0019547C" w:rsidRPr="00237D9B">
        <w:rPr>
          <w:rFonts w:ascii="Times New Roman" w:eastAsiaTheme="minorEastAsia" w:hAnsi="Times New Roman" w:cs="Times New Roman"/>
          <w:sz w:val="24"/>
          <w:szCs w:val="24"/>
        </w:rPr>
        <w:t xml:space="preserve">Plant community surveys were conducted within an established subplot of the plot (delineated by </w:t>
      </w:r>
      <w:r w:rsidR="0019547C" w:rsidRPr="00B364D0">
        <w:rPr>
          <w:rFonts w:ascii="Times New Roman" w:eastAsiaTheme="minorEastAsia" w:hAnsi="Times New Roman" w:cs="Times New Roman"/>
          <w:sz w:val="24"/>
          <w:szCs w:val="24"/>
        </w:rPr>
        <w:t xml:space="preserve">the blue poles). </w:t>
      </w:r>
      <w:r w:rsidRPr="00B364D0">
        <w:rPr>
          <w:rFonts w:ascii="Times New Roman" w:eastAsiaTheme="minorEastAsia" w:hAnsi="Times New Roman" w:cs="Times New Roman"/>
          <w:sz w:val="24"/>
          <w:szCs w:val="24"/>
        </w:rPr>
        <w:t>Photo</w:t>
      </w:r>
      <w:r w:rsidR="00D81591" w:rsidRPr="00B364D0">
        <w:rPr>
          <w:rFonts w:ascii="Times New Roman" w:eastAsiaTheme="minorEastAsia" w:hAnsi="Times New Roman" w:cs="Times New Roman"/>
          <w:sz w:val="24"/>
          <w:szCs w:val="24"/>
        </w:rPr>
        <w:t>graph</w:t>
      </w:r>
      <w:r w:rsidRPr="00B364D0">
        <w:rPr>
          <w:rFonts w:ascii="Times New Roman" w:eastAsiaTheme="minorEastAsia" w:hAnsi="Times New Roman" w:cs="Times New Roman"/>
          <w:sz w:val="24"/>
          <w:szCs w:val="24"/>
        </w:rPr>
        <w:t xml:space="preserve"> taken by Brooklynn. N. Joyner.  </w:t>
      </w:r>
    </w:p>
    <w:p w14:paraId="56BB6214" w14:textId="029CA265" w:rsidR="24200D5C" w:rsidRPr="00165758" w:rsidRDefault="00165758" w:rsidP="00165758">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II.</w:t>
      </w:r>
      <w:r w:rsidRPr="00F47093">
        <w:rPr>
          <w:rFonts w:ascii="Times New Roman" w:eastAsia="Calibri" w:hAnsi="Times New Roman" w:cs="Times New Roman"/>
          <w:b/>
          <w:bCs/>
          <w:sz w:val="24"/>
          <w:szCs w:val="24"/>
        </w:rPr>
        <w:t xml:space="preserve">B.1.c </w:t>
      </w:r>
      <w:r w:rsidR="24200D5C" w:rsidRPr="00F47093">
        <w:rPr>
          <w:rFonts w:ascii="Times New Roman" w:eastAsia="Calibri" w:hAnsi="Times New Roman" w:cs="Times New Roman"/>
          <w:b/>
          <w:bCs/>
          <w:sz w:val="24"/>
          <w:szCs w:val="24"/>
        </w:rPr>
        <w:t>Habitat:</w:t>
      </w:r>
      <w:r w:rsidR="24200D5C" w:rsidRPr="00165758">
        <w:rPr>
          <w:rFonts w:ascii="Times New Roman" w:eastAsia="Calibri" w:hAnsi="Times New Roman" w:cs="Times New Roman"/>
          <w:sz w:val="24"/>
          <w:szCs w:val="24"/>
        </w:rPr>
        <w:t xml:space="preserve"> </w:t>
      </w:r>
      <w:r w:rsidR="004C3ACB" w:rsidRPr="00165758">
        <w:rPr>
          <w:rFonts w:ascii="Times New Roman" w:eastAsia="Calibri" w:hAnsi="Times New Roman" w:cs="Times New Roman"/>
          <w:sz w:val="24"/>
          <w:szCs w:val="24"/>
        </w:rPr>
        <w:t xml:space="preserve">North Carolina </w:t>
      </w:r>
      <w:r w:rsidR="00260D61" w:rsidRPr="00165758">
        <w:rPr>
          <w:rFonts w:ascii="Times New Roman" w:eastAsia="Calibri" w:hAnsi="Times New Roman" w:cs="Times New Roman"/>
          <w:sz w:val="24"/>
          <w:szCs w:val="24"/>
        </w:rPr>
        <w:t xml:space="preserve">Piedmont </w:t>
      </w:r>
      <w:r w:rsidR="004C3ACB" w:rsidRPr="00165758">
        <w:rPr>
          <w:rFonts w:ascii="Times New Roman" w:eastAsia="Calibri" w:hAnsi="Times New Roman" w:cs="Times New Roman"/>
          <w:sz w:val="24"/>
          <w:szCs w:val="24"/>
        </w:rPr>
        <w:t xml:space="preserve">Old field grassland dominated by tall fescue and other perennial herbaceous plants. </w:t>
      </w:r>
    </w:p>
    <w:p w14:paraId="0C8C2FF7" w14:textId="3F00FE61" w:rsidR="24200D5C" w:rsidRPr="00165758" w:rsidRDefault="00165758" w:rsidP="00165758">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II.B.1.</w:t>
      </w:r>
      <w:r>
        <w:rPr>
          <w:rFonts w:ascii="Times New Roman" w:eastAsia="Calibri" w:hAnsi="Times New Roman" w:cs="Times New Roman"/>
          <w:b/>
          <w:bCs/>
          <w:sz w:val="24"/>
          <w:szCs w:val="24"/>
        </w:rPr>
        <w:t xml:space="preserve">d </w:t>
      </w:r>
      <w:r w:rsidR="24200D5C" w:rsidRPr="00F47093">
        <w:rPr>
          <w:rFonts w:ascii="Times New Roman" w:eastAsia="Calibri" w:hAnsi="Times New Roman" w:cs="Times New Roman"/>
          <w:b/>
          <w:bCs/>
          <w:sz w:val="24"/>
          <w:szCs w:val="24"/>
        </w:rPr>
        <w:t>Geology, landform:</w:t>
      </w:r>
      <w:r w:rsidR="24200D5C" w:rsidRPr="00165758">
        <w:rPr>
          <w:rFonts w:ascii="Times New Roman" w:eastAsia="Calibri" w:hAnsi="Times New Roman" w:cs="Times New Roman"/>
          <w:sz w:val="24"/>
          <w:szCs w:val="24"/>
        </w:rPr>
        <w:t xml:space="preserve"> </w:t>
      </w:r>
      <w:r w:rsidR="00B364D0" w:rsidRPr="00165758">
        <w:rPr>
          <w:rFonts w:ascii="Times New Roman" w:eastAsia="Calibri" w:hAnsi="Times New Roman" w:cs="Times New Roman"/>
          <w:sz w:val="24"/>
          <w:szCs w:val="24"/>
        </w:rPr>
        <w:t>Tilled for row crops from the mid-1950s until 1996.</w:t>
      </w:r>
    </w:p>
    <w:p w14:paraId="4D971846" w14:textId="77777777" w:rsidR="00165758" w:rsidRDefault="00165758" w:rsidP="00165758">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II.B.1.</w:t>
      </w:r>
      <w:r>
        <w:rPr>
          <w:rFonts w:ascii="Times New Roman" w:eastAsia="Calibri" w:hAnsi="Times New Roman" w:cs="Times New Roman"/>
          <w:b/>
          <w:bCs/>
          <w:sz w:val="24"/>
          <w:szCs w:val="24"/>
        </w:rPr>
        <w:t xml:space="preserve">e </w:t>
      </w:r>
      <w:r w:rsidR="24200D5C" w:rsidRPr="00F47093">
        <w:rPr>
          <w:rFonts w:ascii="Times New Roman" w:eastAsia="Calibri" w:hAnsi="Times New Roman" w:cs="Times New Roman"/>
          <w:b/>
          <w:bCs/>
          <w:sz w:val="24"/>
          <w:szCs w:val="24"/>
        </w:rPr>
        <w:t>Watersheds, hydrology:</w:t>
      </w:r>
      <w:r w:rsidR="24200D5C" w:rsidRPr="00165758">
        <w:rPr>
          <w:rFonts w:ascii="Times New Roman" w:eastAsia="Calibri" w:hAnsi="Times New Roman" w:cs="Times New Roman"/>
          <w:sz w:val="24"/>
          <w:szCs w:val="24"/>
        </w:rPr>
        <w:t xml:space="preserve"> </w:t>
      </w:r>
      <w:r w:rsidR="00295250" w:rsidRPr="00165758">
        <w:rPr>
          <w:rFonts w:ascii="Times New Roman" w:eastAsia="Calibri" w:hAnsi="Times New Roman" w:cs="Times New Roman"/>
          <w:sz w:val="24"/>
          <w:szCs w:val="24"/>
        </w:rPr>
        <w:t>NA</w:t>
      </w:r>
    </w:p>
    <w:p w14:paraId="07A21A04" w14:textId="3751343B" w:rsidR="24200D5C" w:rsidRPr="00165758" w:rsidRDefault="00165758" w:rsidP="00165758">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t>II.B.1.</w:t>
      </w:r>
      <w:r>
        <w:rPr>
          <w:rFonts w:ascii="Times New Roman" w:eastAsia="Calibri" w:hAnsi="Times New Roman" w:cs="Times New Roman"/>
          <w:b/>
          <w:bCs/>
          <w:sz w:val="24"/>
          <w:szCs w:val="24"/>
        </w:rPr>
        <w:t xml:space="preserve">f </w:t>
      </w:r>
      <w:r w:rsidR="24200D5C" w:rsidRPr="00F47093">
        <w:rPr>
          <w:rFonts w:ascii="Times New Roman" w:eastAsia="Calibri" w:hAnsi="Times New Roman" w:cs="Times New Roman"/>
          <w:b/>
          <w:bCs/>
          <w:sz w:val="24"/>
          <w:szCs w:val="24"/>
        </w:rPr>
        <w:t>Site history:</w:t>
      </w:r>
      <w:r w:rsidR="24200D5C" w:rsidRPr="00165758">
        <w:rPr>
          <w:rFonts w:ascii="Times New Roman" w:eastAsia="Calibri" w:hAnsi="Times New Roman" w:cs="Times New Roman"/>
          <w:sz w:val="24"/>
          <w:szCs w:val="24"/>
        </w:rPr>
        <w:t xml:space="preserve"> </w:t>
      </w:r>
      <w:r w:rsidR="00284FFA" w:rsidRPr="00165758">
        <w:rPr>
          <w:rFonts w:ascii="Times New Roman" w:eastAsia="Calibri" w:hAnsi="Times New Roman" w:cs="Times New Roman"/>
          <w:sz w:val="24"/>
          <w:szCs w:val="24"/>
        </w:rPr>
        <w:t xml:space="preserve">This research site was originally used to grow row crops until </w:t>
      </w:r>
      <w:r w:rsidR="00AE0BFD" w:rsidRPr="00165758">
        <w:rPr>
          <w:rFonts w:ascii="Times New Roman" w:eastAsia="Calibri" w:hAnsi="Times New Roman" w:cs="Times New Roman"/>
          <w:sz w:val="24"/>
          <w:szCs w:val="24"/>
        </w:rPr>
        <w:t>1996 and</w:t>
      </w:r>
      <w:r w:rsidR="00284FFA" w:rsidRPr="00165758">
        <w:rPr>
          <w:rFonts w:ascii="Times New Roman" w:eastAsia="Calibri" w:hAnsi="Times New Roman" w:cs="Times New Roman"/>
          <w:sz w:val="24"/>
          <w:szCs w:val="24"/>
        </w:rPr>
        <w:t xml:space="preserve"> is now mowed annually in the summer to maintain herbaceous plant dominance.</w:t>
      </w:r>
    </w:p>
    <w:p w14:paraId="35EE2A59" w14:textId="45E1FD34" w:rsidR="24200D5C" w:rsidRPr="00165758" w:rsidRDefault="00165758" w:rsidP="00165758">
      <w:pPr>
        <w:spacing w:line="480" w:lineRule="auto"/>
        <w:ind w:firstLine="720"/>
        <w:rPr>
          <w:rFonts w:ascii="Times New Roman" w:eastAsiaTheme="minorEastAsia" w:hAnsi="Times New Roman" w:cs="Times New Roman"/>
          <w:sz w:val="24"/>
          <w:szCs w:val="24"/>
        </w:rPr>
      </w:pPr>
      <w:r w:rsidRPr="00427284">
        <w:rPr>
          <w:rFonts w:ascii="Times New Roman" w:eastAsia="Calibri" w:hAnsi="Times New Roman" w:cs="Times New Roman"/>
          <w:b/>
          <w:bCs/>
          <w:sz w:val="24"/>
          <w:szCs w:val="24"/>
        </w:rPr>
        <w:lastRenderedPageBreak/>
        <w:t>II.B.1.</w:t>
      </w:r>
      <w:r>
        <w:rPr>
          <w:rFonts w:ascii="Times New Roman" w:eastAsia="Calibri" w:hAnsi="Times New Roman" w:cs="Times New Roman"/>
          <w:b/>
          <w:bCs/>
          <w:sz w:val="24"/>
          <w:szCs w:val="24"/>
        </w:rPr>
        <w:t xml:space="preserve">g </w:t>
      </w:r>
      <w:r w:rsidR="24200D5C" w:rsidRPr="00F47093">
        <w:rPr>
          <w:rFonts w:ascii="Times New Roman" w:eastAsia="Calibri" w:hAnsi="Times New Roman" w:cs="Times New Roman"/>
          <w:b/>
          <w:bCs/>
          <w:sz w:val="24"/>
          <w:szCs w:val="24"/>
        </w:rPr>
        <w:t>Climate:</w:t>
      </w:r>
      <w:r w:rsidR="24200D5C" w:rsidRPr="00165758">
        <w:rPr>
          <w:rFonts w:ascii="Times New Roman" w:eastAsia="Calibri" w:hAnsi="Times New Roman" w:cs="Times New Roman"/>
          <w:sz w:val="24"/>
          <w:szCs w:val="24"/>
        </w:rPr>
        <w:t xml:space="preserve"> </w:t>
      </w:r>
      <w:r w:rsidR="00260D61" w:rsidRPr="00165758">
        <w:rPr>
          <w:rFonts w:ascii="Times New Roman" w:eastAsia="Calibri" w:hAnsi="Times New Roman" w:cs="Times New Roman"/>
          <w:sz w:val="24"/>
          <w:szCs w:val="24"/>
        </w:rPr>
        <w:t>Average of 1,221 mm of annual precipitation. Detailed h</w:t>
      </w:r>
      <w:r w:rsidR="00366293" w:rsidRPr="00165758">
        <w:rPr>
          <w:rFonts w:ascii="Times New Roman" w:eastAsia="Calibri" w:hAnsi="Times New Roman" w:cs="Times New Roman"/>
          <w:sz w:val="24"/>
          <w:szCs w:val="24"/>
        </w:rPr>
        <w:t>istoric climate data for this site is available through Duke Forest</w:t>
      </w:r>
      <w:r w:rsidR="00410486" w:rsidRPr="00165758">
        <w:rPr>
          <w:rFonts w:ascii="Times New Roman" w:eastAsia="Calibri" w:hAnsi="Times New Roman" w:cs="Times New Roman"/>
          <w:sz w:val="24"/>
          <w:szCs w:val="24"/>
        </w:rPr>
        <w:t xml:space="preserve"> Research and Teaching Lab</w:t>
      </w:r>
      <w:r w:rsidR="00366293" w:rsidRPr="00165758">
        <w:rPr>
          <w:rFonts w:ascii="Times New Roman" w:eastAsia="Calibri" w:hAnsi="Times New Roman" w:cs="Times New Roman"/>
          <w:sz w:val="24"/>
          <w:szCs w:val="24"/>
        </w:rPr>
        <w:t xml:space="preserve">. </w:t>
      </w:r>
    </w:p>
    <w:p w14:paraId="7F40E3F6" w14:textId="6CD64244" w:rsidR="24200D5C" w:rsidRPr="00F47093" w:rsidRDefault="00F47093" w:rsidP="00F47093">
      <w:pPr>
        <w:spacing w:line="480" w:lineRule="auto"/>
        <w:rPr>
          <w:rFonts w:ascii="Times New Roman" w:eastAsiaTheme="minorEastAsia" w:hAnsi="Times New Roman" w:cs="Times New Roman"/>
          <w:b/>
          <w:bCs/>
          <w:sz w:val="24"/>
          <w:szCs w:val="24"/>
        </w:rPr>
      </w:pPr>
      <w:r w:rsidRPr="00F47093">
        <w:rPr>
          <w:rFonts w:ascii="Times New Roman" w:eastAsia="Calibri" w:hAnsi="Times New Roman" w:cs="Times New Roman"/>
          <w:b/>
          <w:bCs/>
          <w:sz w:val="24"/>
          <w:szCs w:val="24"/>
        </w:rPr>
        <w:t xml:space="preserve">II.B.2 </w:t>
      </w:r>
      <w:r w:rsidR="24200D5C" w:rsidRPr="00F47093">
        <w:rPr>
          <w:rFonts w:ascii="Times New Roman" w:eastAsia="Calibri" w:hAnsi="Times New Roman" w:cs="Times New Roman"/>
          <w:b/>
          <w:bCs/>
          <w:sz w:val="24"/>
          <w:szCs w:val="24"/>
        </w:rPr>
        <w:t>Experimental or sampling design</w:t>
      </w:r>
    </w:p>
    <w:p w14:paraId="1EFCC18A" w14:textId="1C2957DE" w:rsidR="0028523A" w:rsidRPr="00F47093" w:rsidRDefault="00F47093" w:rsidP="00F47093">
      <w:pPr>
        <w:spacing w:line="480" w:lineRule="auto"/>
        <w:ind w:firstLine="720"/>
        <w:rPr>
          <w:rFonts w:ascii="Times New Roman" w:eastAsiaTheme="minorEastAsia" w:hAnsi="Times New Roman" w:cs="Times New Roman"/>
          <w:sz w:val="24"/>
          <w:szCs w:val="24"/>
        </w:rPr>
      </w:pPr>
      <w:r w:rsidRPr="00F47093">
        <w:rPr>
          <w:rFonts w:ascii="Times New Roman" w:eastAsia="Calibri" w:hAnsi="Times New Roman" w:cs="Times New Roman"/>
          <w:b/>
          <w:bCs/>
          <w:sz w:val="24"/>
          <w:szCs w:val="24"/>
        </w:rPr>
        <w:t xml:space="preserve">II.B.2.a. </w:t>
      </w:r>
      <w:r w:rsidR="24200D5C" w:rsidRPr="00F47093">
        <w:rPr>
          <w:rFonts w:ascii="Times New Roman" w:eastAsia="Calibri" w:hAnsi="Times New Roman" w:cs="Times New Roman"/>
          <w:b/>
          <w:bCs/>
          <w:sz w:val="24"/>
          <w:szCs w:val="24"/>
        </w:rPr>
        <w:t>Design characteristics:</w:t>
      </w:r>
      <w:r w:rsidR="24200D5C" w:rsidRPr="00F47093">
        <w:rPr>
          <w:rFonts w:ascii="Times New Roman" w:eastAsia="Calibri" w:hAnsi="Times New Roman" w:cs="Times New Roman"/>
          <w:sz w:val="24"/>
          <w:szCs w:val="24"/>
        </w:rPr>
        <w:t xml:space="preserve"> </w:t>
      </w:r>
      <w:r w:rsidR="003A6559" w:rsidRPr="00F47093">
        <w:rPr>
          <w:rFonts w:ascii="Times New Roman" w:eastAsia="Calibri" w:hAnsi="Times New Roman" w:cs="Times New Roman"/>
          <w:sz w:val="24"/>
          <w:szCs w:val="24"/>
        </w:rPr>
        <w:t>There are 4 fungicide application treatments that coincide with the start of the focal pathogen epidemics</w:t>
      </w:r>
      <w:r w:rsidR="00AF201B" w:rsidRPr="00F47093">
        <w:rPr>
          <w:rFonts w:ascii="Times New Roman" w:eastAsia="Calibri" w:hAnsi="Times New Roman" w:cs="Times New Roman"/>
          <w:sz w:val="24"/>
          <w:szCs w:val="24"/>
        </w:rPr>
        <w:t xml:space="preserve"> (Table 1</w:t>
      </w:r>
      <w:r w:rsidR="00AE0BFD" w:rsidRPr="00F47093">
        <w:rPr>
          <w:rFonts w:ascii="Times New Roman" w:eastAsia="Calibri" w:hAnsi="Times New Roman" w:cs="Times New Roman"/>
          <w:sz w:val="24"/>
          <w:szCs w:val="24"/>
        </w:rPr>
        <w:t>, below</w:t>
      </w:r>
      <w:r w:rsidR="00AF201B" w:rsidRPr="00F47093">
        <w:rPr>
          <w:rFonts w:ascii="Times New Roman" w:eastAsia="Calibri" w:hAnsi="Times New Roman" w:cs="Times New Roman"/>
          <w:sz w:val="24"/>
          <w:szCs w:val="24"/>
        </w:rPr>
        <w:t>)</w:t>
      </w:r>
      <w:r w:rsidR="003A6559" w:rsidRPr="00F47093">
        <w:rPr>
          <w:rFonts w:ascii="Times New Roman" w:eastAsia="Calibri" w:hAnsi="Times New Roman" w:cs="Times New Roman"/>
          <w:sz w:val="24"/>
          <w:szCs w:val="24"/>
        </w:rPr>
        <w:t xml:space="preserve">. </w:t>
      </w:r>
    </w:p>
    <w:p w14:paraId="23F01FA2" w14:textId="44060C74" w:rsidR="00AF201B" w:rsidRPr="00237D9B" w:rsidRDefault="00AF201B" w:rsidP="00AF201B">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Table 1.</w:t>
      </w:r>
      <w:r w:rsidRPr="00237D9B">
        <w:rPr>
          <w:rFonts w:ascii="Times New Roman" w:eastAsiaTheme="minorEastAsia" w:hAnsi="Times New Roman" w:cs="Times New Roman"/>
          <w:sz w:val="24"/>
          <w:szCs w:val="24"/>
        </w:rPr>
        <w:t xml:space="preserve"> Summary of the four treatments, their timing of fungicide exposure, and goal of the treatment. </w:t>
      </w:r>
    </w:p>
    <w:tbl>
      <w:tblPr>
        <w:tblStyle w:val="TableGrid"/>
        <w:tblW w:w="0" w:type="auto"/>
        <w:tblLook w:val="04A0" w:firstRow="1" w:lastRow="0" w:firstColumn="1" w:lastColumn="0" w:noHBand="0" w:noVBand="1"/>
      </w:tblPr>
      <w:tblGrid>
        <w:gridCol w:w="1795"/>
        <w:gridCol w:w="2880"/>
        <w:gridCol w:w="4500"/>
      </w:tblGrid>
      <w:tr w:rsidR="0028523A" w:rsidRPr="00237D9B" w14:paraId="68B4DD54" w14:textId="77777777" w:rsidTr="004B4683">
        <w:tc>
          <w:tcPr>
            <w:tcW w:w="1795" w:type="dxa"/>
          </w:tcPr>
          <w:p w14:paraId="16175303" w14:textId="1C1CD65E" w:rsidR="0028523A" w:rsidRPr="00237D9B" w:rsidRDefault="0028523A" w:rsidP="0028523A">
            <w:pPr>
              <w:rPr>
                <w:rFonts w:ascii="Times New Roman" w:eastAsia="Calibri" w:hAnsi="Times New Roman" w:cs="Times New Roman"/>
                <w:b/>
                <w:bCs/>
                <w:sz w:val="24"/>
                <w:szCs w:val="24"/>
              </w:rPr>
            </w:pPr>
            <w:r w:rsidRPr="00237D9B">
              <w:rPr>
                <w:rFonts w:ascii="Times New Roman" w:eastAsia="Calibri" w:hAnsi="Times New Roman" w:cs="Times New Roman"/>
                <w:b/>
                <w:bCs/>
                <w:sz w:val="24"/>
                <w:szCs w:val="24"/>
              </w:rPr>
              <w:t xml:space="preserve">Treatment </w:t>
            </w:r>
          </w:p>
        </w:tc>
        <w:tc>
          <w:tcPr>
            <w:tcW w:w="2880" w:type="dxa"/>
          </w:tcPr>
          <w:p w14:paraId="17D855A9" w14:textId="0EE45093" w:rsidR="0028523A" w:rsidRPr="00237D9B" w:rsidRDefault="0028523A" w:rsidP="0028523A">
            <w:pPr>
              <w:rPr>
                <w:rFonts w:ascii="Times New Roman" w:eastAsia="Calibri" w:hAnsi="Times New Roman" w:cs="Times New Roman"/>
                <w:b/>
                <w:bCs/>
                <w:sz w:val="24"/>
                <w:szCs w:val="24"/>
              </w:rPr>
            </w:pPr>
            <w:r w:rsidRPr="00237D9B">
              <w:rPr>
                <w:rFonts w:ascii="Times New Roman" w:eastAsia="Calibri" w:hAnsi="Times New Roman" w:cs="Times New Roman"/>
                <w:b/>
                <w:bCs/>
                <w:sz w:val="24"/>
                <w:szCs w:val="24"/>
              </w:rPr>
              <w:t xml:space="preserve">Fungicide </w:t>
            </w:r>
            <w:r w:rsidR="009033F6" w:rsidRPr="00237D9B">
              <w:rPr>
                <w:rFonts w:ascii="Times New Roman" w:eastAsia="Calibri" w:hAnsi="Times New Roman" w:cs="Times New Roman"/>
                <w:b/>
                <w:bCs/>
                <w:sz w:val="24"/>
                <w:szCs w:val="24"/>
              </w:rPr>
              <w:t>exposure</w:t>
            </w:r>
          </w:p>
        </w:tc>
        <w:tc>
          <w:tcPr>
            <w:tcW w:w="4500" w:type="dxa"/>
          </w:tcPr>
          <w:p w14:paraId="615AF761" w14:textId="701DB4BD" w:rsidR="0028523A" w:rsidRPr="00237D9B" w:rsidRDefault="0028523A" w:rsidP="0028523A">
            <w:pPr>
              <w:rPr>
                <w:rFonts w:ascii="Times New Roman" w:eastAsia="Calibri" w:hAnsi="Times New Roman" w:cs="Times New Roman"/>
                <w:b/>
                <w:bCs/>
                <w:sz w:val="24"/>
                <w:szCs w:val="24"/>
              </w:rPr>
            </w:pPr>
            <w:r w:rsidRPr="00237D9B">
              <w:rPr>
                <w:rFonts w:ascii="Times New Roman" w:eastAsia="Calibri" w:hAnsi="Times New Roman" w:cs="Times New Roman"/>
                <w:b/>
                <w:bCs/>
                <w:sz w:val="24"/>
                <w:szCs w:val="24"/>
              </w:rPr>
              <w:t>Goal</w:t>
            </w:r>
          </w:p>
        </w:tc>
      </w:tr>
      <w:tr w:rsidR="0028523A" w:rsidRPr="00237D9B" w14:paraId="18ACAA91" w14:textId="77777777" w:rsidTr="004B4683">
        <w:tc>
          <w:tcPr>
            <w:tcW w:w="1795" w:type="dxa"/>
          </w:tcPr>
          <w:p w14:paraId="7D9BD4ED" w14:textId="77F14CDC"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Control</w:t>
            </w:r>
          </w:p>
        </w:tc>
        <w:tc>
          <w:tcPr>
            <w:tcW w:w="2880" w:type="dxa"/>
          </w:tcPr>
          <w:p w14:paraId="5E447A23" w14:textId="0D54C7F9"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Never sprayed</w:t>
            </w:r>
            <w:r w:rsidR="004B4683" w:rsidRPr="00237D9B">
              <w:rPr>
                <w:rFonts w:ascii="Times New Roman" w:eastAsia="Calibri" w:hAnsi="Times New Roman" w:cs="Times New Roman"/>
                <w:sz w:val="24"/>
                <w:szCs w:val="24"/>
              </w:rPr>
              <w:t xml:space="preserve"> with fungicide</w:t>
            </w:r>
          </w:p>
        </w:tc>
        <w:tc>
          <w:tcPr>
            <w:tcW w:w="4500" w:type="dxa"/>
          </w:tcPr>
          <w:p w14:paraId="040E7C3E" w14:textId="466A51A7"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 xml:space="preserve">Ambient disease; expose populations to anthracnose first </w:t>
            </w:r>
          </w:p>
        </w:tc>
      </w:tr>
      <w:tr w:rsidR="0028523A" w:rsidRPr="00237D9B" w14:paraId="597426FB" w14:textId="77777777" w:rsidTr="004B4683">
        <w:tc>
          <w:tcPr>
            <w:tcW w:w="1795" w:type="dxa"/>
          </w:tcPr>
          <w:p w14:paraId="3318303A" w14:textId="08CBFCCE"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7-month</w:t>
            </w:r>
          </w:p>
        </w:tc>
        <w:tc>
          <w:tcPr>
            <w:tcW w:w="2880" w:type="dxa"/>
          </w:tcPr>
          <w:p w14:paraId="41FEF9B6" w14:textId="7EDF946D"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Jan</w:t>
            </w:r>
            <w:r w:rsidR="007B3C81">
              <w:rPr>
                <w:rFonts w:ascii="Times New Roman" w:eastAsia="Calibri" w:hAnsi="Times New Roman" w:cs="Times New Roman"/>
                <w:sz w:val="24"/>
                <w:szCs w:val="24"/>
              </w:rPr>
              <w:t>uary</w:t>
            </w:r>
            <w:r w:rsidRPr="00237D9B">
              <w:rPr>
                <w:rFonts w:ascii="Times New Roman" w:eastAsia="Calibri" w:hAnsi="Times New Roman" w:cs="Times New Roman"/>
                <w:sz w:val="24"/>
                <w:szCs w:val="24"/>
              </w:rPr>
              <w:t xml:space="preserve"> –</w:t>
            </w:r>
            <w:r w:rsidR="004B4683" w:rsidRPr="00237D9B">
              <w:rPr>
                <w:rFonts w:ascii="Times New Roman" w:eastAsia="Calibri" w:hAnsi="Times New Roman" w:cs="Times New Roman"/>
                <w:sz w:val="24"/>
                <w:szCs w:val="24"/>
              </w:rPr>
              <w:t xml:space="preserve"> Ju</w:t>
            </w:r>
            <w:r w:rsidRPr="00237D9B">
              <w:rPr>
                <w:rFonts w:ascii="Times New Roman" w:eastAsia="Calibri" w:hAnsi="Times New Roman" w:cs="Times New Roman"/>
                <w:sz w:val="24"/>
                <w:szCs w:val="24"/>
              </w:rPr>
              <w:t>ly, the beginning of the brown patch epidemic</w:t>
            </w:r>
          </w:p>
        </w:tc>
        <w:tc>
          <w:tcPr>
            <w:tcW w:w="4500" w:type="dxa"/>
          </w:tcPr>
          <w:p w14:paraId="6DBE9062" w14:textId="3B439CE5"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Expose the host population to</w:t>
            </w:r>
            <w:r w:rsidR="004B4683" w:rsidRPr="00237D9B">
              <w:rPr>
                <w:rFonts w:ascii="Times New Roman" w:eastAsia="Calibri" w:hAnsi="Times New Roman" w:cs="Times New Roman"/>
                <w:sz w:val="24"/>
                <w:szCs w:val="24"/>
              </w:rPr>
              <w:t xml:space="preserve"> </w:t>
            </w:r>
            <w:r w:rsidRPr="00237D9B">
              <w:rPr>
                <w:rFonts w:ascii="Times New Roman" w:eastAsia="Calibri" w:hAnsi="Times New Roman" w:cs="Times New Roman"/>
                <w:sz w:val="24"/>
                <w:szCs w:val="24"/>
              </w:rPr>
              <w:t>anthracnose and brown patch</w:t>
            </w:r>
            <w:r w:rsidR="004B4683" w:rsidRPr="00237D9B">
              <w:rPr>
                <w:rFonts w:ascii="Times New Roman" w:eastAsia="Calibri" w:hAnsi="Times New Roman" w:cs="Times New Roman"/>
                <w:sz w:val="24"/>
                <w:szCs w:val="24"/>
              </w:rPr>
              <w:t xml:space="preserve"> simultaneously </w:t>
            </w:r>
          </w:p>
        </w:tc>
      </w:tr>
      <w:tr w:rsidR="0028523A" w:rsidRPr="00237D9B" w14:paraId="47B40F1A" w14:textId="77777777" w:rsidTr="004B4683">
        <w:tc>
          <w:tcPr>
            <w:tcW w:w="1795" w:type="dxa"/>
          </w:tcPr>
          <w:p w14:paraId="58084FE3" w14:textId="05D368F0"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9- month</w:t>
            </w:r>
          </w:p>
        </w:tc>
        <w:tc>
          <w:tcPr>
            <w:tcW w:w="2880" w:type="dxa"/>
          </w:tcPr>
          <w:p w14:paraId="51ED9619" w14:textId="3E297555"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Jan</w:t>
            </w:r>
            <w:r w:rsidR="007B3C81">
              <w:rPr>
                <w:rFonts w:ascii="Times New Roman" w:eastAsia="Calibri" w:hAnsi="Times New Roman" w:cs="Times New Roman"/>
                <w:sz w:val="24"/>
                <w:szCs w:val="24"/>
              </w:rPr>
              <w:t>uary</w:t>
            </w:r>
            <w:r w:rsidRPr="00237D9B">
              <w:rPr>
                <w:rFonts w:ascii="Times New Roman" w:eastAsia="Calibri" w:hAnsi="Times New Roman" w:cs="Times New Roman"/>
                <w:sz w:val="24"/>
                <w:szCs w:val="24"/>
              </w:rPr>
              <w:t xml:space="preserve"> –September, the beginning of the crown rust epidemic  </w:t>
            </w:r>
          </w:p>
        </w:tc>
        <w:tc>
          <w:tcPr>
            <w:tcW w:w="4500" w:type="dxa"/>
          </w:tcPr>
          <w:p w14:paraId="22A426BC" w14:textId="5C068B20"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 xml:space="preserve">Expose the host populations to </w:t>
            </w:r>
            <w:r w:rsidR="004B4683" w:rsidRPr="00237D9B">
              <w:rPr>
                <w:rFonts w:ascii="Times New Roman" w:eastAsia="Calibri" w:hAnsi="Times New Roman" w:cs="Times New Roman"/>
                <w:sz w:val="24"/>
                <w:szCs w:val="24"/>
              </w:rPr>
              <w:t xml:space="preserve">anthracnose, brown patch, and crown rust </w:t>
            </w:r>
            <w:r w:rsidRPr="00237D9B">
              <w:rPr>
                <w:rFonts w:ascii="Times New Roman" w:eastAsia="Calibri" w:hAnsi="Times New Roman" w:cs="Times New Roman"/>
                <w:sz w:val="24"/>
                <w:szCs w:val="24"/>
              </w:rPr>
              <w:t>simultaneously</w:t>
            </w:r>
          </w:p>
        </w:tc>
      </w:tr>
      <w:tr w:rsidR="0028523A" w:rsidRPr="00237D9B" w14:paraId="7464698A" w14:textId="77777777" w:rsidTr="004B4683">
        <w:tc>
          <w:tcPr>
            <w:tcW w:w="1795" w:type="dxa"/>
          </w:tcPr>
          <w:p w14:paraId="61B428FE" w14:textId="58703583"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Always sprayed</w:t>
            </w:r>
          </w:p>
        </w:tc>
        <w:tc>
          <w:tcPr>
            <w:tcW w:w="2880" w:type="dxa"/>
          </w:tcPr>
          <w:p w14:paraId="57957C3A" w14:textId="699C04BC" w:rsidR="0028523A" w:rsidRPr="00237D9B" w:rsidRDefault="0028523A" w:rsidP="0028523A">
            <w:pPr>
              <w:rPr>
                <w:rFonts w:ascii="Times New Roman" w:eastAsia="Calibri" w:hAnsi="Times New Roman" w:cs="Times New Roman"/>
                <w:sz w:val="24"/>
                <w:szCs w:val="24"/>
              </w:rPr>
            </w:pPr>
            <w:r w:rsidRPr="00237D9B">
              <w:rPr>
                <w:rFonts w:ascii="Times New Roman" w:eastAsia="Calibri" w:hAnsi="Times New Roman" w:cs="Times New Roman"/>
                <w:sz w:val="24"/>
                <w:szCs w:val="24"/>
              </w:rPr>
              <w:t xml:space="preserve">Year-round </w:t>
            </w:r>
            <w:r w:rsidR="004B4683" w:rsidRPr="00237D9B">
              <w:rPr>
                <w:rFonts w:ascii="Times New Roman" w:eastAsia="Calibri" w:hAnsi="Times New Roman" w:cs="Times New Roman"/>
                <w:sz w:val="24"/>
                <w:szCs w:val="24"/>
              </w:rPr>
              <w:t xml:space="preserve">spraying of fungicide </w:t>
            </w:r>
            <w:r w:rsidRPr="00237D9B">
              <w:rPr>
                <w:rFonts w:ascii="Times New Roman" w:eastAsia="Calibri" w:hAnsi="Times New Roman" w:cs="Times New Roman"/>
                <w:sz w:val="24"/>
                <w:szCs w:val="24"/>
              </w:rPr>
              <w:t xml:space="preserve"> </w:t>
            </w:r>
          </w:p>
        </w:tc>
        <w:tc>
          <w:tcPr>
            <w:tcW w:w="4500" w:type="dxa"/>
          </w:tcPr>
          <w:p w14:paraId="1CCBA2C0" w14:textId="0C267760" w:rsidR="0028523A" w:rsidRPr="00237D9B" w:rsidRDefault="0028523A" w:rsidP="0028523A">
            <w:pPr>
              <w:rPr>
                <w:rFonts w:ascii="Times New Roman" w:eastAsia="Calibri" w:hAnsi="Times New Roman" w:cs="Times New Roman"/>
                <w:sz w:val="24"/>
                <w:szCs w:val="24"/>
              </w:rPr>
            </w:pPr>
            <w:commentRangeStart w:id="3"/>
            <w:r w:rsidRPr="00237D9B">
              <w:rPr>
                <w:rFonts w:ascii="Times New Roman" w:eastAsia="Calibri" w:hAnsi="Times New Roman" w:cs="Times New Roman"/>
                <w:sz w:val="24"/>
                <w:szCs w:val="24"/>
              </w:rPr>
              <w:t>Exclude disease from population</w:t>
            </w:r>
            <w:commentRangeEnd w:id="3"/>
            <w:r w:rsidR="0052743B">
              <w:rPr>
                <w:rStyle w:val="CommentReference"/>
              </w:rPr>
              <w:commentReference w:id="3"/>
            </w:r>
          </w:p>
        </w:tc>
      </w:tr>
    </w:tbl>
    <w:p w14:paraId="5552517C" w14:textId="77777777" w:rsidR="00AF201B" w:rsidRPr="00237D9B" w:rsidRDefault="00AF201B" w:rsidP="00AF201B">
      <w:pPr>
        <w:spacing w:line="480" w:lineRule="auto"/>
        <w:ind w:firstLine="720"/>
        <w:rPr>
          <w:rFonts w:ascii="Times New Roman" w:eastAsia="Calibri" w:hAnsi="Times New Roman" w:cs="Times New Roman"/>
          <w:sz w:val="24"/>
          <w:szCs w:val="24"/>
        </w:rPr>
      </w:pPr>
    </w:p>
    <w:p w14:paraId="4604C80C" w14:textId="351F5AF2" w:rsidR="24200D5C" w:rsidRPr="00237D9B" w:rsidRDefault="003A6559" w:rsidP="00AF201B">
      <w:pPr>
        <w:spacing w:line="480" w:lineRule="auto"/>
        <w:ind w:firstLine="720"/>
        <w:rPr>
          <w:rFonts w:ascii="Times New Roman" w:eastAsia="Calibri" w:hAnsi="Times New Roman" w:cs="Times New Roman"/>
          <w:sz w:val="24"/>
          <w:szCs w:val="24"/>
        </w:rPr>
      </w:pPr>
      <w:r w:rsidRPr="00237D9B">
        <w:rPr>
          <w:rFonts w:ascii="Times New Roman" w:eastAsia="Calibri" w:hAnsi="Times New Roman" w:cs="Times New Roman"/>
          <w:sz w:val="24"/>
          <w:szCs w:val="24"/>
        </w:rPr>
        <w:t>In total, there are 64 plots</w:t>
      </w:r>
      <w:r w:rsidR="00EA1E5E">
        <w:rPr>
          <w:rFonts w:ascii="Times New Roman" w:eastAsia="Calibri" w:hAnsi="Times New Roman" w:cs="Times New Roman"/>
          <w:sz w:val="24"/>
          <w:szCs w:val="24"/>
        </w:rPr>
        <w:t xml:space="preserve"> and</w:t>
      </w:r>
      <w:r w:rsidRPr="00237D9B">
        <w:rPr>
          <w:rFonts w:ascii="Times New Roman" w:eastAsia="Calibri" w:hAnsi="Times New Roman" w:cs="Times New Roman"/>
          <w:sz w:val="24"/>
          <w:szCs w:val="24"/>
        </w:rPr>
        <w:t xml:space="preserve"> each treatment is </w:t>
      </w:r>
      <w:r w:rsidR="00F1116D" w:rsidRPr="00237D9B">
        <w:rPr>
          <w:rFonts w:ascii="Times New Roman" w:eastAsia="Calibri" w:hAnsi="Times New Roman" w:cs="Times New Roman"/>
          <w:sz w:val="24"/>
          <w:szCs w:val="24"/>
        </w:rPr>
        <w:t>replicated in</w:t>
      </w:r>
      <w:r w:rsidRPr="00237D9B">
        <w:rPr>
          <w:rFonts w:ascii="Times New Roman" w:eastAsia="Calibri" w:hAnsi="Times New Roman" w:cs="Times New Roman"/>
          <w:sz w:val="24"/>
          <w:szCs w:val="24"/>
        </w:rPr>
        <w:t xml:space="preserve"> 16 plots; </w:t>
      </w:r>
      <w:r w:rsidR="00EA1E5E">
        <w:rPr>
          <w:rFonts w:ascii="Times New Roman" w:eastAsia="Calibri" w:hAnsi="Times New Roman" w:cs="Times New Roman"/>
          <w:sz w:val="24"/>
          <w:szCs w:val="24"/>
        </w:rPr>
        <w:t>f</w:t>
      </w:r>
      <w:r w:rsidRPr="00237D9B">
        <w:rPr>
          <w:rFonts w:ascii="Times New Roman" w:eastAsia="Calibri" w:hAnsi="Times New Roman" w:cs="Times New Roman"/>
          <w:sz w:val="24"/>
          <w:szCs w:val="24"/>
        </w:rPr>
        <w:t>ungicide treatments were randomly assigned to plots (i.e.</w:t>
      </w:r>
      <w:r w:rsidR="008D4A31">
        <w:rPr>
          <w:rFonts w:ascii="Times New Roman" w:eastAsia="Calibri" w:hAnsi="Times New Roman" w:cs="Times New Roman"/>
          <w:sz w:val="24"/>
          <w:szCs w:val="24"/>
        </w:rPr>
        <w:t>,</w:t>
      </w:r>
      <w:r w:rsidRPr="00237D9B">
        <w:rPr>
          <w:rFonts w:ascii="Times New Roman" w:eastAsia="Calibri" w:hAnsi="Times New Roman" w:cs="Times New Roman"/>
          <w:sz w:val="24"/>
          <w:szCs w:val="24"/>
        </w:rPr>
        <w:t xml:space="preserve"> no spatial blocking).</w:t>
      </w:r>
      <w:r w:rsidR="00A91E1F" w:rsidRPr="00237D9B">
        <w:rPr>
          <w:rFonts w:ascii="Times New Roman" w:eastAsia="Calibri" w:hAnsi="Times New Roman" w:cs="Times New Roman"/>
          <w:sz w:val="24"/>
          <w:szCs w:val="24"/>
        </w:rPr>
        <w:t xml:space="preserve"> These fungicide treatments were designed to manipulate the order of arrival of three</w:t>
      </w:r>
      <w:r w:rsidR="00152162" w:rsidRPr="00237D9B">
        <w:rPr>
          <w:rFonts w:ascii="Times New Roman" w:eastAsia="Calibri" w:hAnsi="Times New Roman" w:cs="Times New Roman"/>
          <w:sz w:val="24"/>
          <w:szCs w:val="24"/>
        </w:rPr>
        <w:t xml:space="preserve"> foliar fungal</w:t>
      </w:r>
      <w:r w:rsidR="00A91E1F" w:rsidRPr="00237D9B">
        <w:rPr>
          <w:rFonts w:ascii="Times New Roman" w:eastAsia="Calibri" w:hAnsi="Times New Roman" w:cs="Times New Roman"/>
          <w:sz w:val="24"/>
          <w:szCs w:val="24"/>
        </w:rPr>
        <w:t xml:space="preserve"> pa</w:t>
      </w:r>
      <w:r w:rsidR="00152162" w:rsidRPr="00237D9B">
        <w:rPr>
          <w:rFonts w:ascii="Times New Roman" w:eastAsia="Calibri" w:hAnsi="Times New Roman" w:cs="Times New Roman"/>
          <w:sz w:val="24"/>
          <w:szCs w:val="24"/>
        </w:rPr>
        <w:t>rasites</w:t>
      </w:r>
      <w:r w:rsidR="00A91E1F" w:rsidRPr="00237D9B">
        <w:rPr>
          <w:rFonts w:ascii="Times New Roman" w:eastAsia="Calibri" w:hAnsi="Times New Roman" w:cs="Times New Roman"/>
          <w:sz w:val="24"/>
          <w:szCs w:val="24"/>
        </w:rPr>
        <w:t xml:space="preserve"> using a topical fungicide application that excluded pathogens from a plot until specific epidemics began</w:t>
      </w:r>
      <w:r w:rsidR="00152162" w:rsidRPr="00237D9B">
        <w:rPr>
          <w:rFonts w:ascii="Times New Roman" w:eastAsia="Calibri" w:hAnsi="Times New Roman" w:cs="Times New Roman"/>
          <w:sz w:val="24"/>
          <w:szCs w:val="24"/>
        </w:rPr>
        <w:t xml:space="preserve"> (Table 1)</w:t>
      </w:r>
      <w:r w:rsidR="00A91E1F" w:rsidRPr="00237D9B">
        <w:rPr>
          <w:rFonts w:ascii="Times New Roman" w:eastAsia="Calibri" w:hAnsi="Times New Roman" w:cs="Times New Roman"/>
          <w:sz w:val="24"/>
          <w:szCs w:val="24"/>
        </w:rPr>
        <w:t xml:space="preserve">; this occurs roughly at two points in time – </w:t>
      </w:r>
      <w:r w:rsidR="00CC1647">
        <w:rPr>
          <w:rFonts w:ascii="Times New Roman" w:eastAsia="Calibri" w:hAnsi="Times New Roman" w:cs="Times New Roman"/>
          <w:sz w:val="24"/>
          <w:szCs w:val="24"/>
        </w:rPr>
        <w:t>f</w:t>
      </w:r>
      <w:r w:rsidR="00A91E1F" w:rsidRPr="00237D9B">
        <w:rPr>
          <w:rFonts w:ascii="Times New Roman" w:eastAsia="Calibri" w:hAnsi="Times New Roman" w:cs="Times New Roman"/>
          <w:sz w:val="24"/>
          <w:szCs w:val="24"/>
        </w:rPr>
        <w:t xml:space="preserve">irst, during July </w:t>
      </w:r>
      <w:r w:rsidR="007127F1" w:rsidRPr="00237D9B">
        <w:rPr>
          <w:rFonts w:ascii="Times New Roman" w:eastAsia="Calibri" w:hAnsi="Times New Roman" w:cs="Times New Roman"/>
          <w:sz w:val="24"/>
          <w:szCs w:val="24"/>
        </w:rPr>
        <w:t xml:space="preserve">when </w:t>
      </w:r>
      <w:r w:rsidR="00A91E1F" w:rsidRPr="00237D9B">
        <w:rPr>
          <w:rFonts w:ascii="Times New Roman" w:eastAsia="Calibri" w:hAnsi="Times New Roman" w:cs="Times New Roman"/>
          <w:sz w:val="24"/>
          <w:szCs w:val="24"/>
        </w:rPr>
        <w:t xml:space="preserve">both anthracnose and brown patch epidemics are occurring, and </w:t>
      </w:r>
      <w:r w:rsidR="00CC1647">
        <w:rPr>
          <w:rFonts w:ascii="Times New Roman" w:eastAsia="Calibri" w:hAnsi="Times New Roman" w:cs="Times New Roman"/>
          <w:sz w:val="24"/>
          <w:szCs w:val="24"/>
        </w:rPr>
        <w:t>s</w:t>
      </w:r>
      <w:r w:rsidR="00A91E1F" w:rsidRPr="00237D9B">
        <w:rPr>
          <w:rFonts w:ascii="Times New Roman" w:eastAsia="Calibri" w:hAnsi="Times New Roman" w:cs="Times New Roman"/>
          <w:sz w:val="24"/>
          <w:szCs w:val="24"/>
        </w:rPr>
        <w:t xml:space="preserve">econd, during September when crown rust epidemics start and all three pathogen epidemics overlap in the host population. The time for ceasing </w:t>
      </w:r>
      <w:r w:rsidR="00A91E1F" w:rsidRPr="00237D9B">
        <w:rPr>
          <w:rFonts w:ascii="Times New Roman" w:eastAsia="Calibri" w:hAnsi="Times New Roman" w:cs="Times New Roman"/>
          <w:sz w:val="24"/>
          <w:szCs w:val="24"/>
        </w:rPr>
        <w:lastRenderedPageBreak/>
        <w:t xml:space="preserve">fungicide application in a treatment to manipulate exposure was based on data from </w:t>
      </w:r>
      <w:r w:rsidR="00152162" w:rsidRPr="00237D9B">
        <w:rPr>
          <w:rFonts w:ascii="Times New Roman" w:eastAsia="Calibri" w:hAnsi="Times New Roman" w:cs="Times New Roman"/>
          <w:sz w:val="24"/>
          <w:szCs w:val="24"/>
        </w:rPr>
        <w:fldChar w:fldCharType="begin" w:fldLock="1"/>
      </w:r>
      <w:r w:rsidR="00152162" w:rsidRPr="00237D9B">
        <w:rPr>
          <w:rFonts w:ascii="Times New Roman" w:eastAsia="Calibri" w:hAnsi="Times New Roman" w:cs="Times New Roman"/>
          <w:sz w:val="24"/>
          <w:szCs w:val="24"/>
        </w:rPr>
        <w:instrText>ADDIN CSL_CITATION {"citationItems":[{"id":"ITEM-1","itemData":{"DOI":"10.1111/ele.12825","ISSN":"14610248","abstract":"Parasite epidemics may be influenced by interactions among symbionts, which can depend on past events at multiple spatial scales. Within host individuals, interactions can depend on the sequence in which symbionts infect a host, generating priority effects. Across host individuals, interactions can depend on parasite phenology. To test the roles of parasite interactions and phenology in epidemics, we embedded multiple cohorts of sentinel plants, grown from seeds with and without a vertically transmitted symbiont, into a wild host population, and tracked foliar infections caused by three common fungal parasites. Within hosts, parasite growth was influenced by coinfections, but coinfections were often prevented by priority effects among symbionts. Across hosts, parasite phenology altered host susceptibility to secondary infections, symbiont interactions and ultimately the magnitude of parasite epidemics. Together, these results indicate that parasite phenology can influence parasite epidemics by altering the sequence of infection and interactions among symbionts within host individuals.","author":[{"dropping-particle":"","family":"Halliday","given":"Fletcher W.","non-dropping-particle":"","parse-names":false,"suffix":""},{"dropping-particle":"","family":"Umbanhowar","given":"James","non-dropping-particle":"","parse-names":false,"suffix":""},{"dropping-particle":"","family":"Mitchell","given":"Charles E.","non-dropping-particle":"","parse-names":false,"suffix":""}],"container-title":"Ecology Letters","id":"ITEM-1","issue":"10","issued":{"date-parts":[["2017"]]},"page":"1285-1294","title":"Interactions among symbionts operate across scales to influence parasite epidemics","type":"article-journal","volume":"20"},"uris":["http://www.mendeley.com/documents/?uuid=aec99112-b6e5-48cc-ae2e-e136c29aab5b"]}],"mendeley":{"formattedCitation":"(Halliday &lt;i&gt;et al.&lt;/i&gt; 2017)","plainTextFormattedCitation":"(Halliday et al. 2017)","previouslyFormattedCitation":"(Halliday &lt;i&gt;et al.&lt;/i&gt; 2017)"},"properties":{"noteIndex":0},"schema":"https://github.com/citation-style-language/schema/raw/master/csl-citation.json"}</w:instrText>
      </w:r>
      <w:r w:rsidR="00152162" w:rsidRPr="00237D9B">
        <w:rPr>
          <w:rFonts w:ascii="Times New Roman" w:eastAsia="Calibri" w:hAnsi="Times New Roman" w:cs="Times New Roman"/>
          <w:sz w:val="24"/>
          <w:szCs w:val="24"/>
        </w:rPr>
        <w:fldChar w:fldCharType="separate"/>
      </w:r>
      <w:r w:rsidR="00152162" w:rsidRPr="00237D9B">
        <w:rPr>
          <w:rFonts w:ascii="Times New Roman" w:eastAsia="Calibri" w:hAnsi="Times New Roman" w:cs="Times New Roman"/>
          <w:noProof/>
          <w:sz w:val="24"/>
          <w:szCs w:val="24"/>
        </w:rPr>
        <w:t xml:space="preserve">Halliday </w:t>
      </w:r>
      <w:r w:rsidR="00152162" w:rsidRPr="00237D9B">
        <w:rPr>
          <w:rFonts w:ascii="Times New Roman" w:eastAsia="Calibri" w:hAnsi="Times New Roman" w:cs="Times New Roman"/>
          <w:i/>
          <w:noProof/>
          <w:sz w:val="24"/>
          <w:szCs w:val="24"/>
        </w:rPr>
        <w:t>et al.</w:t>
      </w:r>
      <w:r w:rsidR="00152162" w:rsidRPr="00237D9B">
        <w:rPr>
          <w:rFonts w:ascii="Times New Roman" w:eastAsia="Calibri" w:hAnsi="Times New Roman" w:cs="Times New Roman"/>
          <w:noProof/>
          <w:sz w:val="24"/>
          <w:szCs w:val="24"/>
        </w:rPr>
        <w:t xml:space="preserve"> </w:t>
      </w:r>
      <w:r w:rsidR="00077DD2">
        <w:rPr>
          <w:rFonts w:ascii="Times New Roman" w:eastAsia="Calibri" w:hAnsi="Times New Roman" w:cs="Times New Roman"/>
          <w:noProof/>
          <w:sz w:val="24"/>
          <w:szCs w:val="24"/>
        </w:rPr>
        <w:t>(</w:t>
      </w:r>
      <w:r w:rsidR="00152162" w:rsidRPr="00237D9B">
        <w:rPr>
          <w:rFonts w:ascii="Times New Roman" w:eastAsia="Calibri" w:hAnsi="Times New Roman" w:cs="Times New Roman"/>
          <w:noProof/>
          <w:sz w:val="24"/>
          <w:szCs w:val="24"/>
        </w:rPr>
        <w:t>2017)</w:t>
      </w:r>
      <w:r w:rsidR="00152162" w:rsidRPr="00237D9B">
        <w:rPr>
          <w:rFonts w:ascii="Times New Roman" w:eastAsia="Calibri" w:hAnsi="Times New Roman" w:cs="Times New Roman"/>
          <w:sz w:val="24"/>
          <w:szCs w:val="24"/>
        </w:rPr>
        <w:fldChar w:fldCharType="end"/>
      </w:r>
      <w:r w:rsidR="00077DD2">
        <w:rPr>
          <w:rFonts w:ascii="Times New Roman" w:eastAsia="Calibri" w:hAnsi="Times New Roman" w:cs="Times New Roman"/>
          <w:sz w:val="24"/>
          <w:szCs w:val="24"/>
        </w:rPr>
        <w:t>.</w:t>
      </w:r>
    </w:p>
    <w:p w14:paraId="2C4BF3A2" w14:textId="5A8E1B65" w:rsidR="0078389E" w:rsidRPr="00237D9B" w:rsidRDefault="0078389E" w:rsidP="0028523A">
      <w:pPr>
        <w:spacing w:line="480" w:lineRule="auto"/>
        <w:rPr>
          <w:rFonts w:ascii="Times New Roman" w:eastAsia="Calibri" w:hAnsi="Times New Roman" w:cs="Times New Roman"/>
          <w:sz w:val="24"/>
          <w:szCs w:val="24"/>
        </w:rPr>
      </w:pPr>
      <w:r w:rsidRPr="00237D9B">
        <w:rPr>
          <w:rFonts w:ascii="Times New Roman" w:eastAsia="Calibri" w:hAnsi="Times New Roman" w:cs="Times New Roman"/>
          <w:sz w:val="24"/>
          <w:szCs w:val="24"/>
        </w:rPr>
        <w:tab/>
      </w:r>
      <w:r w:rsidR="009B4F12" w:rsidRPr="00237D9B">
        <w:rPr>
          <w:rFonts w:ascii="Times New Roman" w:eastAsia="Calibri" w:hAnsi="Times New Roman" w:cs="Times New Roman"/>
          <w:sz w:val="24"/>
          <w:szCs w:val="24"/>
          <w:u w:val="single"/>
        </w:rPr>
        <w:t>DISEASE DATA</w:t>
      </w:r>
      <w:r w:rsidR="009B4F12" w:rsidRPr="00237D9B">
        <w:rPr>
          <w:rFonts w:ascii="Times New Roman" w:eastAsia="Calibri" w:hAnsi="Times New Roman" w:cs="Times New Roman"/>
          <w:sz w:val="24"/>
          <w:szCs w:val="24"/>
        </w:rPr>
        <w:t xml:space="preserve">: </w:t>
      </w:r>
      <w:r w:rsidRPr="00237D9B">
        <w:rPr>
          <w:rFonts w:ascii="Times New Roman" w:eastAsia="Calibri" w:hAnsi="Times New Roman" w:cs="Times New Roman"/>
          <w:sz w:val="24"/>
          <w:szCs w:val="24"/>
        </w:rPr>
        <w:t>From this experiment, we collected various types of infection data: (1) monthly prevalence survey</w:t>
      </w:r>
      <w:r w:rsidR="00490E34">
        <w:rPr>
          <w:rFonts w:ascii="Times New Roman" w:eastAsia="Calibri" w:hAnsi="Times New Roman" w:cs="Times New Roman"/>
          <w:sz w:val="24"/>
          <w:szCs w:val="24"/>
        </w:rPr>
        <w:t>s</w:t>
      </w:r>
      <w:r w:rsidRPr="00237D9B">
        <w:rPr>
          <w:rFonts w:ascii="Times New Roman" w:eastAsia="Calibri" w:hAnsi="Times New Roman" w:cs="Times New Roman"/>
          <w:sz w:val="24"/>
          <w:szCs w:val="24"/>
        </w:rPr>
        <w:t xml:space="preserve"> for all </w:t>
      </w:r>
      <w:r w:rsidR="00A84714">
        <w:rPr>
          <w:rFonts w:ascii="Times New Roman" w:eastAsia="Calibri" w:hAnsi="Times New Roman" w:cs="Times New Roman"/>
          <w:sz w:val="24"/>
          <w:szCs w:val="24"/>
        </w:rPr>
        <w:t>plots</w:t>
      </w:r>
      <w:r w:rsidRPr="00237D9B">
        <w:rPr>
          <w:rFonts w:ascii="Times New Roman" w:eastAsia="Calibri" w:hAnsi="Times New Roman" w:cs="Times New Roman"/>
          <w:sz w:val="24"/>
          <w:szCs w:val="24"/>
        </w:rPr>
        <w:t>, (2) additional mid-monthly surveys for the control plots in 2017, and (3) longitudinal survey</w:t>
      </w:r>
      <w:r w:rsidR="00490E34">
        <w:rPr>
          <w:rFonts w:ascii="Times New Roman" w:eastAsia="Calibri" w:hAnsi="Times New Roman" w:cs="Times New Roman"/>
          <w:sz w:val="24"/>
          <w:szCs w:val="24"/>
        </w:rPr>
        <w:t>s</w:t>
      </w:r>
      <w:r w:rsidRPr="00237D9B">
        <w:rPr>
          <w:rFonts w:ascii="Times New Roman" w:eastAsia="Calibri" w:hAnsi="Times New Roman" w:cs="Times New Roman"/>
          <w:sz w:val="24"/>
          <w:szCs w:val="24"/>
        </w:rPr>
        <w:t xml:space="preserve"> on tracked plants. These data types are described below. </w:t>
      </w:r>
    </w:p>
    <w:p w14:paraId="6ED4EDD9" w14:textId="359F6D79" w:rsidR="0078389E" w:rsidRPr="00237D9B" w:rsidRDefault="0078389E" w:rsidP="0078389E">
      <w:pPr>
        <w:pStyle w:val="ListParagraph"/>
        <w:numPr>
          <w:ilvl w:val="0"/>
          <w:numId w:val="22"/>
        </w:numPr>
        <w:spacing w:line="480" w:lineRule="auto"/>
        <w:rPr>
          <w:rFonts w:ascii="Times New Roman" w:eastAsia="Calibri" w:hAnsi="Times New Roman" w:cs="Times New Roman"/>
          <w:sz w:val="24"/>
          <w:szCs w:val="24"/>
        </w:rPr>
      </w:pPr>
      <w:r w:rsidRPr="00237D9B">
        <w:rPr>
          <w:rFonts w:ascii="Times New Roman" w:eastAsia="Calibri" w:hAnsi="Times New Roman" w:cs="Times New Roman"/>
          <w:sz w:val="24"/>
          <w:szCs w:val="24"/>
        </w:rPr>
        <w:t>PREVALENCE DATA, ALL TREATMENTS: Approximately every 30 days a prevalence survey</w:t>
      </w:r>
      <w:r w:rsidR="00B40A5E" w:rsidRPr="00237D9B">
        <w:rPr>
          <w:rFonts w:ascii="Times New Roman" w:eastAsia="Calibri" w:hAnsi="Times New Roman" w:cs="Times New Roman"/>
          <w:sz w:val="24"/>
          <w:szCs w:val="24"/>
        </w:rPr>
        <w:t xml:space="preserve"> was</w:t>
      </w:r>
      <w:r w:rsidRPr="00237D9B">
        <w:rPr>
          <w:rFonts w:ascii="Times New Roman" w:eastAsia="Calibri" w:hAnsi="Times New Roman" w:cs="Times New Roman"/>
          <w:sz w:val="24"/>
          <w:szCs w:val="24"/>
        </w:rPr>
        <w:t xml:space="preserve"> conducted in all 64 plots of the experiment. </w:t>
      </w:r>
      <w:r w:rsidR="00B40A5E" w:rsidRPr="00237D9B">
        <w:rPr>
          <w:rFonts w:ascii="Times New Roman" w:eastAsia="Calibri" w:hAnsi="Times New Roman" w:cs="Times New Roman"/>
          <w:sz w:val="24"/>
          <w:szCs w:val="24"/>
        </w:rPr>
        <w:t xml:space="preserve">Within each plot, </w:t>
      </w:r>
      <w:r w:rsidRPr="00237D9B">
        <w:rPr>
          <w:rFonts w:ascii="Times New Roman" w:eastAsia="Calibri" w:hAnsi="Times New Roman" w:cs="Times New Roman"/>
          <w:sz w:val="24"/>
          <w:szCs w:val="24"/>
        </w:rPr>
        <w:t xml:space="preserve">20 </w:t>
      </w:r>
      <w:r w:rsidR="004B08F9">
        <w:rPr>
          <w:rFonts w:ascii="Times New Roman" w:eastAsia="Calibri" w:hAnsi="Times New Roman" w:cs="Times New Roman"/>
          <w:sz w:val="24"/>
          <w:szCs w:val="24"/>
        </w:rPr>
        <w:t xml:space="preserve">random </w:t>
      </w:r>
      <w:r w:rsidRPr="00237D9B">
        <w:rPr>
          <w:rFonts w:ascii="Times New Roman" w:eastAsia="Calibri" w:hAnsi="Times New Roman" w:cs="Times New Roman"/>
          <w:sz w:val="24"/>
          <w:szCs w:val="24"/>
        </w:rPr>
        <w:t>resident tiller</w:t>
      </w:r>
      <w:r w:rsidR="00B40A5E" w:rsidRPr="00237D9B">
        <w:rPr>
          <w:rFonts w:ascii="Times New Roman" w:eastAsia="Calibri" w:hAnsi="Times New Roman" w:cs="Times New Roman"/>
          <w:sz w:val="24"/>
          <w:szCs w:val="24"/>
        </w:rPr>
        <w:t xml:space="preserve">s (i.e., individual grass shoots) were visually </w:t>
      </w:r>
      <w:r w:rsidR="00082D45" w:rsidRPr="00237D9B">
        <w:rPr>
          <w:rFonts w:ascii="Times New Roman" w:eastAsia="Calibri" w:hAnsi="Times New Roman" w:cs="Times New Roman"/>
          <w:sz w:val="24"/>
          <w:szCs w:val="24"/>
        </w:rPr>
        <w:t>inspected</w:t>
      </w:r>
      <w:r w:rsidR="00B40A5E" w:rsidRPr="00237D9B">
        <w:rPr>
          <w:rFonts w:ascii="Times New Roman" w:eastAsia="Calibri" w:hAnsi="Times New Roman" w:cs="Times New Roman"/>
          <w:sz w:val="24"/>
          <w:szCs w:val="24"/>
        </w:rPr>
        <w:t xml:space="preserve"> for disease </w:t>
      </w:r>
      <w:r w:rsidR="00082D45" w:rsidRPr="00237D9B">
        <w:rPr>
          <w:rFonts w:ascii="Times New Roman" w:eastAsia="Calibri" w:hAnsi="Times New Roman" w:cs="Times New Roman"/>
          <w:sz w:val="24"/>
          <w:szCs w:val="24"/>
        </w:rPr>
        <w:t>symptom</w:t>
      </w:r>
      <w:r w:rsidR="00B40A5E" w:rsidRPr="00237D9B">
        <w:rPr>
          <w:rFonts w:ascii="Times New Roman" w:eastAsia="Calibri" w:hAnsi="Times New Roman" w:cs="Times New Roman"/>
          <w:sz w:val="24"/>
          <w:szCs w:val="24"/>
        </w:rPr>
        <w:t>s</w:t>
      </w:r>
      <w:r w:rsidRPr="00237D9B">
        <w:rPr>
          <w:rFonts w:ascii="Times New Roman" w:eastAsia="Calibri" w:hAnsi="Times New Roman" w:cs="Times New Roman"/>
          <w:sz w:val="24"/>
          <w:szCs w:val="24"/>
        </w:rPr>
        <w:t>. Data range from May 2017 to Feb</w:t>
      </w:r>
      <w:r w:rsidR="00A84714">
        <w:rPr>
          <w:rFonts w:ascii="Times New Roman" w:eastAsia="Calibri" w:hAnsi="Times New Roman" w:cs="Times New Roman"/>
          <w:sz w:val="24"/>
          <w:szCs w:val="24"/>
        </w:rPr>
        <w:t>ruary</w:t>
      </w:r>
      <w:r w:rsidRPr="00237D9B">
        <w:rPr>
          <w:rFonts w:ascii="Times New Roman" w:eastAsia="Calibri" w:hAnsi="Times New Roman" w:cs="Times New Roman"/>
          <w:sz w:val="24"/>
          <w:szCs w:val="24"/>
        </w:rPr>
        <w:t xml:space="preserve"> 2020. There is no Dec</w:t>
      </w:r>
      <w:r w:rsidR="00A84714">
        <w:rPr>
          <w:rFonts w:ascii="Times New Roman" w:eastAsia="Calibri" w:hAnsi="Times New Roman" w:cs="Times New Roman"/>
          <w:sz w:val="24"/>
          <w:szCs w:val="24"/>
        </w:rPr>
        <w:t>ember</w:t>
      </w:r>
      <w:r w:rsidRPr="00237D9B">
        <w:rPr>
          <w:rFonts w:ascii="Times New Roman" w:eastAsia="Calibri" w:hAnsi="Times New Roman" w:cs="Times New Roman"/>
          <w:sz w:val="24"/>
          <w:szCs w:val="24"/>
        </w:rPr>
        <w:t xml:space="preserve"> 2017 prevalence survey.</w:t>
      </w:r>
    </w:p>
    <w:p w14:paraId="7BBC597A" w14:textId="34F43CD9" w:rsidR="0078389E" w:rsidRPr="00237D9B" w:rsidRDefault="0078389E" w:rsidP="0078389E">
      <w:pPr>
        <w:pStyle w:val="ListParagraph"/>
        <w:numPr>
          <w:ilvl w:val="0"/>
          <w:numId w:val="22"/>
        </w:numPr>
        <w:spacing w:line="480" w:lineRule="auto"/>
        <w:rPr>
          <w:rFonts w:ascii="Times New Roman" w:eastAsia="Calibri" w:hAnsi="Times New Roman" w:cs="Times New Roman"/>
          <w:sz w:val="24"/>
          <w:szCs w:val="24"/>
        </w:rPr>
      </w:pPr>
      <w:r w:rsidRPr="00237D9B">
        <w:rPr>
          <w:rFonts w:ascii="Times New Roman" w:eastAsia="Calibri" w:hAnsi="Times New Roman" w:cs="Times New Roman"/>
          <w:sz w:val="24"/>
          <w:szCs w:val="24"/>
        </w:rPr>
        <w:t>PREVALENCE DATA, ONLY CONTROL (NO FUNGICIDE</w:t>
      </w:r>
      <w:r w:rsidR="002A3309">
        <w:rPr>
          <w:rFonts w:ascii="Times New Roman" w:eastAsia="Calibri" w:hAnsi="Times New Roman" w:cs="Times New Roman"/>
          <w:sz w:val="24"/>
          <w:szCs w:val="24"/>
        </w:rPr>
        <w:t>-TREATED</w:t>
      </w:r>
      <w:r w:rsidRPr="00237D9B">
        <w:rPr>
          <w:rFonts w:ascii="Times New Roman" w:eastAsia="Calibri" w:hAnsi="Times New Roman" w:cs="Times New Roman"/>
          <w:sz w:val="24"/>
          <w:szCs w:val="24"/>
        </w:rPr>
        <w:t xml:space="preserve"> PLOTS): In the fall of 2019, three “mid-monthly” surveys were conducted at a smaller scale to get a better resolution of ongoing pathogen epidemics. Our aim was to document a more precise arrival of brown patch and crown rust. Every ~15 days we conducted an additional prevalence survey of 10 random plants from the control plots. These mid-monthly surveys were conducted in Aug</w:t>
      </w:r>
      <w:r w:rsidR="00A84714">
        <w:rPr>
          <w:rFonts w:ascii="Times New Roman" w:eastAsia="Calibri" w:hAnsi="Times New Roman" w:cs="Times New Roman"/>
          <w:sz w:val="24"/>
          <w:szCs w:val="24"/>
        </w:rPr>
        <w:t>ust</w:t>
      </w:r>
      <w:r w:rsidRPr="00237D9B">
        <w:rPr>
          <w:rFonts w:ascii="Times New Roman" w:eastAsia="Calibri" w:hAnsi="Times New Roman" w:cs="Times New Roman"/>
          <w:sz w:val="24"/>
          <w:szCs w:val="24"/>
        </w:rPr>
        <w:t>, Oct</w:t>
      </w:r>
      <w:r w:rsidR="00A84714">
        <w:rPr>
          <w:rFonts w:ascii="Times New Roman" w:eastAsia="Calibri" w:hAnsi="Times New Roman" w:cs="Times New Roman"/>
          <w:sz w:val="24"/>
          <w:szCs w:val="24"/>
        </w:rPr>
        <w:t>ober</w:t>
      </w:r>
      <w:r w:rsidRPr="00237D9B">
        <w:rPr>
          <w:rFonts w:ascii="Times New Roman" w:eastAsia="Calibri" w:hAnsi="Times New Roman" w:cs="Times New Roman"/>
          <w:sz w:val="24"/>
          <w:szCs w:val="24"/>
        </w:rPr>
        <w:t>, and Nov</w:t>
      </w:r>
      <w:r w:rsidR="00A84714">
        <w:rPr>
          <w:rFonts w:ascii="Times New Roman" w:eastAsia="Calibri" w:hAnsi="Times New Roman" w:cs="Times New Roman"/>
          <w:sz w:val="24"/>
          <w:szCs w:val="24"/>
        </w:rPr>
        <w:t>ember</w:t>
      </w:r>
      <w:r w:rsidRPr="00237D9B">
        <w:rPr>
          <w:rFonts w:ascii="Times New Roman" w:eastAsia="Calibri" w:hAnsi="Times New Roman" w:cs="Times New Roman"/>
          <w:sz w:val="24"/>
          <w:szCs w:val="24"/>
        </w:rPr>
        <w:t xml:space="preserve"> 2019.</w:t>
      </w:r>
    </w:p>
    <w:p w14:paraId="5EAB730E" w14:textId="70F61A2F" w:rsidR="0078389E" w:rsidRPr="00237D9B" w:rsidRDefault="0078389E" w:rsidP="0078389E">
      <w:pPr>
        <w:pStyle w:val="ListParagraph"/>
        <w:numPr>
          <w:ilvl w:val="0"/>
          <w:numId w:val="22"/>
        </w:numPr>
        <w:spacing w:line="480" w:lineRule="auto"/>
        <w:rPr>
          <w:rFonts w:ascii="Times New Roman" w:eastAsia="Calibri" w:hAnsi="Times New Roman" w:cs="Times New Roman"/>
          <w:sz w:val="24"/>
          <w:szCs w:val="24"/>
        </w:rPr>
      </w:pPr>
      <w:r w:rsidRPr="00237D9B">
        <w:rPr>
          <w:rFonts w:ascii="Times New Roman" w:eastAsia="Calibri" w:hAnsi="Times New Roman" w:cs="Times New Roman"/>
          <w:sz w:val="24"/>
          <w:szCs w:val="24"/>
        </w:rPr>
        <w:t xml:space="preserve">LONGITUDINAL DATA: In 2017, </w:t>
      </w:r>
      <w:r w:rsidR="003031CA" w:rsidRPr="00237D9B">
        <w:rPr>
          <w:rFonts w:ascii="Times New Roman" w:eastAsia="Calibri" w:hAnsi="Times New Roman" w:cs="Times New Roman"/>
          <w:sz w:val="24"/>
          <w:szCs w:val="24"/>
        </w:rPr>
        <w:t>Sentinel o</w:t>
      </w:r>
      <w:r w:rsidRPr="00237D9B">
        <w:rPr>
          <w:rFonts w:ascii="Times New Roman" w:eastAsia="Calibri" w:hAnsi="Times New Roman" w:cs="Times New Roman"/>
          <w:sz w:val="24"/>
          <w:szCs w:val="24"/>
        </w:rPr>
        <w:t xml:space="preserve">utplants were </w:t>
      </w:r>
      <w:r w:rsidR="003031CA" w:rsidRPr="00237D9B">
        <w:rPr>
          <w:rFonts w:ascii="Times New Roman" w:eastAsia="Calibri" w:hAnsi="Times New Roman" w:cs="Times New Roman"/>
          <w:sz w:val="24"/>
          <w:szCs w:val="24"/>
        </w:rPr>
        <w:t xml:space="preserve">deployed </w:t>
      </w:r>
      <w:r w:rsidRPr="00237D9B">
        <w:rPr>
          <w:rFonts w:ascii="Times New Roman" w:eastAsia="Calibri" w:hAnsi="Times New Roman" w:cs="Times New Roman"/>
          <w:sz w:val="24"/>
          <w:szCs w:val="24"/>
        </w:rPr>
        <w:t xml:space="preserve">into resident vegetation throughout the plots for surveying on a weekly basis. They were </w:t>
      </w:r>
      <w:r w:rsidR="003031CA" w:rsidRPr="00237D9B">
        <w:rPr>
          <w:rFonts w:ascii="Times New Roman" w:eastAsia="Calibri" w:hAnsi="Times New Roman" w:cs="Times New Roman"/>
          <w:sz w:val="24"/>
          <w:szCs w:val="24"/>
        </w:rPr>
        <w:t xml:space="preserve">deployed </w:t>
      </w:r>
      <w:r w:rsidRPr="00237D9B">
        <w:rPr>
          <w:rFonts w:ascii="Times New Roman" w:eastAsia="Calibri" w:hAnsi="Times New Roman" w:cs="Times New Roman"/>
          <w:sz w:val="24"/>
          <w:szCs w:val="24"/>
        </w:rPr>
        <w:t xml:space="preserve">in 3 waves, or cohorts, to coincide with the arrival of the </w:t>
      </w:r>
      <w:r w:rsidRPr="007D5DE0">
        <w:rPr>
          <w:rFonts w:ascii="Times New Roman" w:eastAsia="Calibri" w:hAnsi="Times New Roman" w:cs="Times New Roman"/>
          <w:i/>
          <w:iCs/>
          <w:sz w:val="24"/>
          <w:szCs w:val="24"/>
        </w:rPr>
        <w:t>Rhizoctonia</w:t>
      </w:r>
      <w:r w:rsidRPr="00237D9B">
        <w:rPr>
          <w:rFonts w:ascii="Times New Roman" w:eastAsia="Calibri" w:hAnsi="Times New Roman" w:cs="Times New Roman"/>
          <w:sz w:val="24"/>
          <w:szCs w:val="24"/>
        </w:rPr>
        <w:t xml:space="preserve"> and </w:t>
      </w:r>
      <w:r w:rsidRPr="007D5DE0">
        <w:rPr>
          <w:rFonts w:ascii="Times New Roman" w:eastAsia="Calibri" w:hAnsi="Times New Roman" w:cs="Times New Roman"/>
          <w:i/>
          <w:iCs/>
          <w:sz w:val="24"/>
          <w:szCs w:val="24"/>
        </w:rPr>
        <w:t>Puccinia</w:t>
      </w:r>
      <w:r w:rsidRPr="00237D9B">
        <w:rPr>
          <w:rFonts w:ascii="Times New Roman" w:eastAsia="Calibri" w:hAnsi="Times New Roman" w:cs="Times New Roman"/>
          <w:sz w:val="24"/>
          <w:szCs w:val="24"/>
        </w:rPr>
        <w:t xml:space="preserve"> epidemics</w:t>
      </w:r>
      <w:r w:rsidR="00DB5976" w:rsidRPr="00237D9B">
        <w:rPr>
          <w:rFonts w:ascii="Times New Roman" w:eastAsia="Calibri" w:hAnsi="Times New Roman" w:cs="Times New Roman"/>
          <w:sz w:val="24"/>
          <w:szCs w:val="24"/>
        </w:rPr>
        <w:t xml:space="preserve"> following Halliday </w:t>
      </w:r>
      <w:r w:rsidR="00DB5976" w:rsidRPr="00420360">
        <w:rPr>
          <w:rFonts w:ascii="Times New Roman" w:eastAsia="Calibri" w:hAnsi="Times New Roman" w:cs="Times New Roman"/>
          <w:i/>
          <w:iCs/>
          <w:sz w:val="24"/>
          <w:szCs w:val="24"/>
        </w:rPr>
        <w:t>et al.</w:t>
      </w:r>
      <w:r w:rsidR="00DB5976" w:rsidRPr="00237D9B">
        <w:rPr>
          <w:rFonts w:ascii="Times New Roman" w:eastAsia="Calibri" w:hAnsi="Times New Roman" w:cs="Times New Roman"/>
          <w:sz w:val="24"/>
          <w:szCs w:val="24"/>
        </w:rPr>
        <w:t xml:space="preserve"> </w:t>
      </w:r>
      <w:r w:rsidR="00EE2954">
        <w:rPr>
          <w:rFonts w:ascii="Times New Roman" w:eastAsia="Calibri" w:hAnsi="Times New Roman" w:cs="Times New Roman"/>
          <w:sz w:val="24"/>
          <w:szCs w:val="24"/>
        </w:rPr>
        <w:t>(</w:t>
      </w:r>
      <w:r w:rsidR="00DB5976" w:rsidRPr="00237D9B">
        <w:rPr>
          <w:rFonts w:ascii="Times New Roman" w:eastAsia="Calibri" w:hAnsi="Times New Roman" w:cs="Times New Roman"/>
          <w:sz w:val="24"/>
          <w:szCs w:val="24"/>
        </w:rPr>
        <w:t>2017</w:t>
      </w:r>
      <w:r w:rsidR="00EE2954">
        <w:rPr>
          <w:rFonts w:ascii="Times New Roman" w:eastAsia="Calibri" w:hAnsi="Times New Roman" w:cs="Times New Roman"/>
          <w:sz w:val="24"/>
          <w:szCs w:val="24"/>
        </w:rPr>
        <w:t>)</w:t>
      </w:r>
      <w:r w:rsidRPr="00237D9B">
        <w:rPr>
          <w:rFonts w:ascii="Times New Roman" w:eastAsia="Calibri" w:hAnsi="Times New Roman" w:cs="Times New Roman"/>
          <w:sz w:val="24"/>
          <w:szCs w:val="24"/>
        </w:rPr>
        <w:t xml:space="preserve">. One tiller on each outplant was surveyed weekly for fungal and herbivory damage; every leaf on the tiller was surveyed until </w:t>
      </w:r>
      <w:r w:rsidR="003031CA" w:rsidRPr="00237D9B">
        <w:rPr>
          <w:rFonts w:ascii="Times New Roman" w:eastAsia="Calibri" w:hAnsi="Times New Roman" w:cs="Times New Roman"/>
          <w:sz w:val="24"/>
          <w:szCs w:val="24"/>
        </w:rPr>
        <w:t xml:space="preserve">the leaf </w:t>
      </w:r>
      <w:r w:rsidRPr="00237D9B">
        <w:rPr>
          <w:rFonts w:ascii="Times New Roman" w:eastAsia="Calibri" w:hAnsi="Times New Roman" w:cs="Times New Roman"/>
          <w:sz w:val="24"/>
          <w:szCs w:val="24"/>
        </w:rPr>
        <w:t xml:space="preserve">naturally senesced. </w:t>
      </w:r>
      <w:r w:rsidR="0058261D">
        <w:rPr>
          <w:rFonts w:ascii="Times New Roman" w:eastAsia="Calibri" w:hAnsi="Times New Roman" w:cs="Times New Roman"/>
          <w:sz w:val="24"/>
          <w:szCs w:val="24"/>
        </w:rPr>
        <w:t xml:space="preserve">Thus, we have longitudinal infection data for each leaf on a marked tiller. </w:t>
      </w:r>
      <w:r w:rsidRPr="00237D9B">
        <w:rPr>
          <w:rFonts w:ascii="Times New Roman" w:eastAsia="Calibri" w:hAnsi="Times New Roman" w:cs="Times New Roman"/>
          <w:sz w:val="24"/>
          <w:szCs w:val="24"/>
        </w:rPr>
        <w:t>Survey</w:t>
      </w:r>
      <w:r w:rsidR="00EE2954">
        <w:rPr>
          <w:rFonts w:ascii="Times New Roman" w:eastAsia="Calibri" w:hAnsi="Times New Roman" w:cs="Times New Roman"/>
          <w:sz w:val="24"/>
          <w:szCs w:val="24"/>
        </w:rPr>
        <w:t xml:space="preserve">s </w:t>
      </w:r>
      <w:r w:rsidRPr="00237D9B">
        <w:rPr>
          <w:rFonts w:ascii="Times New Roman" w:eastAsia="Calibri" w:hAnsi="Times New Roman" w:cs="Times New Roman"/>
          <w:sz w:val="24"/>
          <w:szCs w:val="24"/>
        </w:rPr>
        <w:t>beg</w:t>
      </w:r>
      <w:r w:rsidR="00EE2954">
        <w:rPr>
          <w:rFonts w:ascii="Times New Roman" w:eastAsia="Calibri" w:hAnsi="Times New Roman" w:cs="Times New Roman"/>
          <w:sz w:val="24"/>
          <w:szCs w:val="24"/>
        </w:rPr>
        <w:t>an in</w:t>
      </w:r>
      <w:r w:rsidRPr="00237D9B">
        <w:rPr>
          <w:rFonts w:ascii="Times New Roman" w:eastAsia="Calibri" w:hAnsi="Times New Roman" w:cs="Times New Roman"/>
          <w:sz w:val="24"/>
          <w:szCs w:val="24"/>
        </w:rPr>
        <w:t xml:space="preserve"> July 2017 and end</w:t>
      </w:r>
      <w:r w:rsidR="00EE2954">
        <w:rPr>
          <w:rFonts w:ascii="Times New Roman" w:eastAsia="Calibri" w:hAnsi="Times New Roman" w:cs="Times New Roman"/>
          <w:sz w:val="24"/>
          <w:szCs w:val="24"/>
        </w:rPr>
        <w:t>ed</w:t>
      </w:r>
      <w:r w:rsidRPr="00237D9B">
        <w:rPr>
          <w:rFonts w:ascii="Times New Roman" w:eastAsia="Calibri" w:hAnsi="Times New Roman" w:cs="Times New Roman"/>
          <w:sz w:val="24"/>
          <w:szCs w:val="24"/>
        </w:rPr>
        <w:t xml:space="preserve"> 1 Nov</w:t>
      </w:r>
      <w:r w:rsidR="00EE2954">
        <w:rPr>
          <w:rFonts w:ascii="Times New Roman" w:eastAsia="Calibri" w:hAnsi="Times New Roman" w:cs="Times New Roman"/>
          <w:sz w:val="24"/>
          <w:szCs w:val="24"/>
        </w:rPr>
        <w:t>ember</w:t>
      </w:r>
      <w:r w:rsidRPr="00237D9B">
        <w:rPr>
          <w:rFonts w:ascii="Times New Roman" w:eastAsia="Calibri" w:hAnsi="Times New Roman" w:cs="Times New Roman"/>
          <w:sz w:val="24"/>
          <w:szCs w:val="24"/>
        </w:rPr>
        <w:t xml:space="preserve"> 2017. After the </w:t>
      </w:r>
      <w:r w:rsidRPr="00237D9B">
        <w:rPr>
          <w:rFonts w:ascii="Times New Roman" w:eastAsia="Calibri" w:hAnsi="Times New Roman" w:cs="Times New Roman"/>
          <w:sz w:val="24"/>
          <w:szCs w:val="24"/>
        </w:rPr>
        <w:lastRenderedPageBreak/>
        <w:t xml:space="preserve">last survey, the tiller of the plant was collected to be tested for </w:t>
      </w:r>
      <w:proofErr w:type="spellStart"/>
      <w:r w:rsidR="00DD29D2" w:rsidRPr="005F1417">
        <w:rPr>
          <w:rFonts w:ascii="Times New Roman" w:eastAsia="Calibri" w:hAnsi="Times New Roman" w:cs="Times New Roman"/>
          <w:i/>
          <w:iCs/>
          <w:sz w:val="24"/>
          <w:szCs w:val="24"/>
        </w:rPr>
        <w:t>Epichloë</w:t>
      </w:r>
      <w:proofErr w:type="spellEnd"/>
      <w:r w:rsidR="00DD29D2" w:rsidRPr="005F1417">
        <w:rPr>
          <w:i/>
          <w:iCs/>
        </w:rPr>
        <w:t xml:space="preserve"> </w:t>
      </w:r>
      <w:proofErr w:type="spellStart"/>
      <w:r w:rsidR="00DD29D2" w:rsidRPr="005F1417">
        <w:rPr>
          <w:rFonts w:ascii="Times New Roman" w:eastAsia="Calibri" w:hAnsi="Times New Roman" w:cs="Times New Roman"/>
          <w:i/>
          <w:iCs/>
          <w:sz w:val="24"/>
          <w:szCs w:val="24"/>
        </w:rPr>
        <w:t>coenophiala</w:t>
      </w:r>
      <w:proofErr w:type="spellEnd"/>
      <w:r w:rsidR="00DD29D2" w:rsidRPr="00237D9B" w:rsidDel="00DD29D2">
        <w:rPr>
          <w:rFonts w:ascii="Times New Roman" w:eastAsia="Calibri" w:hAnsi="Times New Roman" w:cs="Times New Roman"/>
          <w:sz w:val="24"/>
          <w:szCs w:val="24"/>
        </w:rPr>
        <w:t xml:space="preserve"> </w:t>
      </w:r>
      <w:r w:rsidRPr="00237D9B">
        <w:rPr>
          <w:rFonts w:ascii="Times New Roman" w:eastAsia="Calibri" w:hAnsi="Times New Roman" w:cs="Times New Roman"/>
          <w:sz w:val="24"/>
          <w:szCs w:val="24"/>
        </w:rPr>
        <w:t>presence and the aboveground biomass was collected. The seed source of the outplants was Rebecca McCulle</w:t>
      </w:r>
      <w:r w:rsidR="00BB0EB7" w:rsidRPr="00237D9B">
        <w:rPr>
          <w:rFonts w:ascii="Times New Roman" w:eastAsia="Calibri" w:hAnsi="Times New Roman" w:cs="Times New Roman"/>
          <w:sz w:val="24"/>
          <w:szCs w:val="24"/>
        </w:rPr>
        <w:t>y</w:t>
      </w:r>
      <w:r w:rsidRPr="00237D9B">
        <w:rPr>
          <w:rFonts w:ascii="Times New Roman" w:eastAsia="Calibri" w:hAnsi="Times New Roman" w:cs="Times New Roman"/>
          <w:sz w:val="24"/>
          <w:szCs w:val="24"/>
        </w:rPr>
        <w:t xml:space="preserve"> </w:t>
      </w:r>
      <w:r w:rsidR="00021E46">
        <w:rPr>
          <w:rFonts w:ascii="Times New Roman" w:eastAsia="Calibri" w:hAnsi="Times New Roman" w:cs="Times New Roman"/>
          <w:sz w:val="24"/>
          <w:szCs w:val="24"/>
        </w:rPr>
        <w:t>(</w:t>
      </w:r>
      <w:r w:rsidRPr="00237D9B">
        <w:rPr>
          <w:rFonts w:ascii="Times New Roman" w:eastAsia="Calibri" w:hAnsi="Times New Roman" w:cs="Times New Roman"/>
          <w:sz w:val="24"/>
          <w:szCs w:val="24"/>
        </w:rPr>
        <w:t>received in May 2017</w:t>
      </w:r>
      <w:r w:rsidR="00021E46">
        <w:rPr>
          <w:rFonts w:ascii="Times New Roman" w:eastAsia="Calibri" w:hAnsi="Times New Roman" w:cs="Times New Roman"/>
          <w:sz w:val="24"/>
          <w:szCs w:val="24"/>
        </w:rPr>
        <w:t>)</w:t>
      </w:r>
      <w:r w:rsidRPr="00237D9B">
        <w:rPr>
          <w:rFonts w:ascii="Times New Roman" w:eastAsia="Calibri" w:hAnsi="Times New Roman" w:cs="Times New Roman"/>
          <w:sz w:val="24"/>
          <w:szCs w:val="24"/>
        </w:rPr>
        <w:t>.</w:t>
      </w:r>
      <w:r w:rsidRPr="00237D9B">
        <w:rPr>
          <w:rFonts w:ascii="Times New Roman" w:eastAsia="Calibri" w:hAnsi="Times New Roman" w:cs="Times New Roman"/>
          <w:sz w:val="24"/>
          <w:szCs w:val="24"/>
        </w:rPr>
        <w:tab/>
      </w:r>
    </w:p>
    <w:p w14:paraId="2FB62189" w14:textId="2470B42A" w:rsidR="0078389E" w:rsidRPr="00237D9B" w:rsidRDefault="009B4F12" w:rsidP="009B4F12">
      <w:pPr>
        <w:spacing w:line="480" w:lineRule="auto"/>
        <w:ind w:firstLine="720"/>
        <w:rPr>
          <w:rFonts w:ascii="Times New Roman" w:eastAsia="Times New Roman" w:hAnsi="Times New Roman" w:cs="Times New Roman"/>
          <w:sz w:val="24"/>
          <w:szCs w:val="24"/>
        </w:rPr>
      </w:pPr>
      <w:r w:rsidRPr="00237D9B">
        <w:rPr>
          <w:rFonts w:ascii="Times New Roman" w:eastAsia="Calibri" w:hAnsi="Times New Roman" w:cs="Times New Roman"/>
          <w:sz w:val="24"/>
          <w:szCs w:val="24"/>
          <w:u w:val="single"/>
        </w:rPr>
        <w:t>ENDOPHYTE DATA</w:t>
      </w:r>
      <w:r w:rsidRPr="00237D9B">
        <w:rPr>
          <w:rFonts w:ascii="Times New Roman" w:eastAsia="Calibri" w:hAnsi="Times New Roman" w:cs="Times New Roman"/>
          <w:sz w:val="24"/>
          <w:szCs w:val="24"/>
        </w:rPr>
        <w:t xml:space="preserve">: Along with disease prevalence data, we collected </w:t>
      </w:r>
      <w:r w:rsidR="00345807" w:rsidRPr="00237D9B">
        <w:rPr>
          <w:rFonts w:ascii="Times New Roman" w:eastAsia="Calibri" w:hAnsi="Times New Roman" w:cs="Times New Roman"/>
          <w:sz w:val="24"/>
          <w:szCs w:val="24"/>
        </w:rPr>
        <w:t xml:space="preserve">data on the </w:t>
      </w:r>
      <w:r w:rsidRPr="00237D9B">
        <w:rPr>
          <w:rFonts w:ascii="Times New Roman" w:eastAsia="Calibri" w:hAnsi="Times New Roman" w:cs="Times New Roman"/>
          <w:sz w:val="24"/>
          <w:szCs w:val="24"/>
        </w:rPr>
        <w:t>prevalence of the mutualist</w:t>
      </w:r>
      <w:r w:rsidR="00DD29D2">
        <w:rPr>
          <w:rFonts w:ascii="Times New Roman" w:eastAsia="Calibri" w:hAnsi="Times New Roman" w:cs="Times New Roman"/>
          <w:sz w:val="24"/>
          <w:szCs w:val="24"/>
        </w:rPr>
        <w:t>ic, vertically transmitted, systemic fungal</w:t>
      </w:r>
      <w:r w:rsidRPr="00237D9B">
        <w:rPr>
          <w:rFonts w:ascii="Times New Roman" w:eastAsia="Calibri" w:hAnsi="Times New Roman" w:cs="Times New Roman"/>
          <w:sz w:val="24"/>
          <w:szCs w:val="24"/>
        </w:rPr>
        <w:t xml:space="preserve"> endophyte</w:t>
      </w:r>
      <w:r w:rsidR="005F1417">
        <w:rPr>
          <w:rFonts w:ascii="Times New Roman" w:eastAsia="Calibri" w:hAnsi="Times New Roman" w:cs="Times New Roman"/>
          <w:sz w:val="24"/>
          <w:szCs w:val="24"/>
        </w:rPr>
        <w:t>,</w:t>
      </w:r>
      <w:r w:rsidRPr="00237D9B">
        <w:rPr>
          <w:rFonts w:ascii="Times New Roman" w:eastAsia="Calibri" w:hAnsi="Times New Roman" w:cs="Times New Roman"/>
          <w:sz w:val="24"/>
          <w:szCs w:val="24"/>
        </w:rPr>
        <w:t xml:space="preserve"> </w:t>
      </w:r>
      <w:proofErr w:type="spellStart"/>
      <w:r w:rsidR="005F1417" w:rsidRPr="005F1417">
        <w:rPr>
          <w:rFonts w:ascii="Times New Roman" w:eastAsia="Calibri" w:hAnsi="Times New Roman" w:cs="Times New Roman"/>
          <w:i/>
          <w:iCs/>
          <w:sz w:val="24"/>
          <w:szCs w:val="24"/>
        </w:rPr>
        <w:t>Epichloë</w:t>
      </w:r>
      <w:proofErr w:type="spellEnd"/>
      <w:r w:rsidR="005F1417" w:rsidRPr="005F1417">
        <w:rPr>
          <w:i/>
          <w:iCs/>
        </w:rPr>
        <w:t xml:space="preserve"> </w:t>
      </w:r>
      <w:proofErr w:type="spellStart"/>
      <w:r w:rsidR="005F1417" w:rsidRPr="005F1417">
        <w:rPr>
          <w:rFonts w:ascii="Times New Roman" w:eastAsia="Calibri" w:hAnsi="Times New Roman" w:cs="Times New Roman"/>
          <w:i/>
          <w:iCs/>
          <w:sz w:val="24"/>
          <w:szCs w:val="24"/>
        </w:rPr>
        <w:t>coenophiala</w:t>
      </w:r>
      <w:proofErr w:type="spellEnd"/>
      <w:r w:rsidR="005F1417">
        <w:rPr>
          <w:rFonts w:ascii="Times New Roman" w:eastAsia="Calibri" w:hAnsi="Times New Roman" w:cs="Times New Roman"/>
          <w:i/>
          <w:iCs/>
          <w:sz w:val="24"/>
          <w:szCs w:val="24"/>
        </w:rPr>
        <w:t>,</w:t>
      </w:r>
      <w:r w:rsidRPr="005F1417">
        <w:rPr>
          <w:rFonts w:ascii="Times New Roman" w:eastAsia="Calibri" w:hAnsi="Times New Roman" w:cs="Times New Roman"/>
          <w:i/>
          <w:iCs/>
          <w:sz w:val="24"/>
          <w:szCs w:val="24"/>
        </w:rPr>
        <w:t xml:space="preserve"> </w:t>
      </w:r>
      <w:r w:rsidRPr="00237D9B">
        <w:rPr>
          <w:rFonts w:ascii="Times New Roman" w:eastAsia="Calibri" w:hAnsi="Times New Roman" w:cs="Times New Roman"/>
          <w:sz w:val="24"/>
          <w:szCs w:val="24"/>
        </w:rPr>
        <w:t xml:space="preserve">in 2019. </w:t>
      </w:r>
      <w:r w:rsidR="008D4A31">
        <w:rPr>
          <w:rFonts w:ascii="Times New Roman" w:eastAsia="Times New Roman" w:hAnsi="Times New Roman" w:cs="Times New Roman"/>
          <w:sz w:val="24"/>
          <w:szCs w:val="24"/>
        </w:rPr>
        <w:t>Ten</w:t>
      </w:r>
      <w:r w:rsidR="008D4A31" w:rsidRPr="00237D9B">
        <w:rPr>
          <w:rFonts w:ascii="Times New Roman" w:eastAsia="Times New Roman" w:hAnsi="Times New Roman" w:cs="Times New Roman"/>
          <w:sz w:val="24"/>
          <w:szCs w:val="24"/>
        </w:rPr>
        <w:t xml:space="preserve"> </w:t>
      </w:r>
      <w:r w:rsidRPr="00237D9B">
        <w:rPr>
          <w:rFonts w:ascii="Times New Roman" w:eastAsia="Times New Roman" w:hAnsi="Times New Roman" w:cs="Times New Roman"/>
          <w:sz w:val="24"/>
          <w:szCs w:val="24"/>
        </w:rPr>
        <w:t xml:space="preserve">tillers were collected from each of the 64 plots; the proportion of tillers that tested positive for </w:t>
      </w:r>
      <w:proofErr w:type="spellStart"/>
      <w:r w:rsidR="005E0D58" w:rsidRPr="005F1417">
        <w:rPr>
          <w:rFonts w:ascii="Times New Roman" w:eastAsia="Calibri" w:hAnsi="Times New Roman" w:cs="Times New Roman"/>
          <w:i/>
          <w:iCs/>
          <w:sz w:val="24"/>
          <w:szCs w:val="24"/>
        </w:rPr>
        <w:t>Epichloë</w:t>
      </w:r>
      <w:proofErr w:type="spellEnd"/>
      <w:r w:rsidR="005E0D58" w:rsidRPr="005F1417">
        <w:rPr>
          <w:i/>
          <w:iCs/>
        </w:rPr>
        <w:t xml:space="preserve"> </w:t>
      </w:r>
      <w:r w:rsidR="00AA1A8A">
        <w:rPr>
          <w:rFonts w:ascii="Times New Roman" w:eastAsia="Times New Roman" w:hAnsi="Times New Roman" w:cs="Times New Roman"/>
          <w:sz w:val="24"/>
          <w:szCs w:val="24"/>
        </w:rPr>
        <w:t>was</w:t>
      </w:r>
      <w:r w:rsidR="00AA1A8A" w:rsidRPr="00237D9B">
        <w:rPr>
          <w:rFonts w:ascii="Times New Roman" w:eastAsia="Times New Roman" w:hAnsi="Times New Roman" w:cs="Times New Roman"/>
          <w:sz w:val="24"/>
          <w:szCs w:val="24"/>
        </w:rPr>
        <w:t xml:space="preserve"> </w:t>
      </w:r>
      <w:r w:rsidRPr="00237D9B">
        <w:rPr>
          <w:rFonts w:ascii="Times New Roman" w:eastAsia="Times New Roman" w:hAnsi="Times New Roman" w:cs="Times New Roman"/>
          <w:sz w:val="24"/>
          <w:szCs w:val="24"/>
        </w:rPr>
        <w:t>used to determine prevalence.</w:t>
      </w:r>
    </w:p>
    <w:p w14:paraId="205C9A18" w14:textId="3DDF956A" w:rsidR="00082D45" w:rsidRPr="00237D9B" w:rsidRDefault="009B4F12" w:rsidP="009B4F12">
      <w:pPr>
        <w:spacing w:line="480" w:lineRule="auto"/>
        <w:ind w:firstLine="720"/>
        <w:rPr>
          <w:rFonts w:ascii="Times New Roman" w:eastAsia="Times New Roman" w:hAnsi="Times New Roman" w:cs="Times New Roman"/>
          <w:sz w:val="24"/>
          <w:szCs w:val="24"/>
        </w:rPr>
      </w:pPr>
      <w:r w:rsidRPr="00237D9B">
        <w:rPr>
          <w:rFonts w:ascii="Times New Roman" w:eastAsia="Times New Roman" w:hAnsi="Times New Roman" w:cs="Times New Roman"/>
          <w:sz w:val="24"/>
          <w:szCs w:val="24"/>
          <w:u w:val="single"/>
        </w:rPr>
        <w:t>PLANT COMMUN</w:t>
      </w:r>
      <w:r w:rsidR="004C1402" w:rsidRPr="00237D9B">
        <w:rPr>
          <w:rFonts w:ascii="Times New Roman" w:eastAsia="Times New Roman" w:hAnsi="Times New Roman" w:cs="Times New Roman"/>
          <w:sz w:val="24"/>
          <w:szCs w:val="24"/>
          <w:u w:val="single"/>
        </w:rPr>
        <w:t>I</w:t>
      </w:r>
      <w:r w:rsidRPr="00237D9B">
        <w:rPr>
          <w:rFonts w:ascii="Times New Roman" w:eastAsia="Times New Roman" w:hAnsi="Times New Roman" w:cs="Times New Roman"/>
          <w:sz w:val="24"/>
          <w:szCs w:val="24"/>
          <w:u w:val="single"/>
        </w:rPr>
        <w:t>TY DATA</w:t>
      </w:r>
      <w:r w:rsidRPr="00237D9B">
        <w:rPr>
          <w:rFonts w:ascii="Times New Roman" w:eastAsia="Times New Roman" w:hAnsi="Times New Roman" w:cs="Times New Roman"/>
          <w:sz w:val="24"/>
          <w:szCs w:val="24"/>
        </w:rPr>
        <w:t>: Towards the end of each growing season (Oct</w:t>
      </w:r>
      <w:r w:rsidR="000F203C">
        <w:rPr>
          <w:rFonts w:ascii="Times New Roman" w:eastAsia="Times New Roman" w:hAnsi="Times New Roman" w:cs="Times New Roman"/>
          <w:sz w:val="24"/>
          <w:szCs w:val="24"/>
        </w:rPr>
        <w:t>ober</w:t>
      </w:r>
      <w:r w:rsidRPr="00237D9B">
        <w:rPr>
          <w:rFonts w:ascii="Times New Roman" w:eastAsia="Times New Roman" w:hAnsi="Times New Roman" w:cs="Times New Roman"/>
          <w:sz w:val="24"/>
          <w:szCs w:val="24"/>
        </w:rPr>
        <w:t xml:space="preserve"> or Nov</w:t>
      </w:r>
      <w:r w:rsidR="000F203C">
        <w:rPr>
          <w:rFonts w:ascii="Times New Roman" w:eastAsia="Times New Roman" w:hAnsi="Times New Roman" w:cs="Times New Roman"/>
          <w:sz w:val="24"/>
          <w:szCs w:val="24"/>
        </w:rPr>
        <w:t>ember</w:t>
      </w:r>
      <w:r w:rsidRPr="00237D9B">
        <w:rPr>
          <w:rFonts w:ascii="Times New Roman" w:eastAsia="Times New Roman" w:hAnsi="Times New Roman" w:cs="Times New Roman"/>
          <w:sz w:val="24"/>
          <w:szCs w:val="24"/>
        </w:rPr>
        <w:t>), we conducted plant community surveys in each plot.</w:t>
      </w:r>
      <w:r w:rsidR="00E81421" w:rsidRPr="00237D9B">
        <w:rPr>
          <w:rFonts w:ascii="Times New Roman" w:eastAsia="Times New Roman" w:hAnsi="Times New Roman" w:cs="Times New Roman"/>
          <w:sz w:val="24"/>
          <w:szCs w:val="24"/>
        </w:rPr>
        <w:t xml:space="preserve"> The cover of all plant species </w:t>
      </w:r>
      <w:r w:rsidR="000F203C">
        <w:rPr>
          <w:rFonts w:ascii="Times New Roman" w:eastAsia="Times New Roman" w:hAnsi="Times New Roman" w:cs="Times New Roman"/>
          <w:sz w:val="24"/>
          <w:szCs w:val="24"/>
        </w:rPr>
        <w:t>plus</w:t>
      </w:r>
      <w:r w:rsidR="000F203C" w:rsidRPr="00237D9B">
        <w:rPr>
          <w:rFonts w:ascii="Times New Roman" w:eastAsia="Times New Roman" w:hAnsi="Times New Roman" w:cs="Times New Roman"/>
          <w:sz w:val="24"/>
          <w:szCs w:val="24"/>
        </w:rPr>
        <w:t xml:space="preserve"> </w:t>
      </w:r>
      <w:r w:rsidR="00E81421" w:rsidRPr="00237D9B">
        <w:rPr>
          <w:rFonts w:ascii="Times New Roman" w:eastAsia="Times New Roman" w:hAnsi="Times New Roman" w:cs="Times New Roman"/>
          <w:sz w:val="24"/>
          <w:szCs w:val="24"/>
        </w:rPr>
        <w:t>litter and bare ground was visually estimated within a 0.75</w:t>
      </w:r>
      <w:r w:rsidR="008D4A31">
        <w:rPr>
          <w:rFonts w:ascii="Times New Roman" w:eastAsia="Times New Roman" w:hAnsi="Times New Roman" w:cs="Times New Roman"/>
          <w:sz w:val="24"/>
          <w:szCs w:val="24"/>
        </w:rPr>
        <w:t>-</w:t>
      </w:r>
      <w:r w:rsidR="00E81421" w:rsidRPr="00237D9B">
        <w:rPr>
          <w:rFonts w:ascii="Times New Roman" w:eastAsia="Times New Roman" w:hAnsi="Times New Roman" w:cs="Times New Roman"/>
          <w:sz w:val="24"/>
          <w:szCs w:val="24"/>
        </w:rPr>
        <w:t>m × 0.75</w:t>
      </w:r>
      <w:r w:rsidR="008D4A31">
        <w:rPr>
          <w:rFonts w:ascii="Times New Roman" w:eastAsia="Times New Roman" w:hAnsi="Times New Roman" w:cs="Times New Roman"/>
          <w:sz w:val="24"/>
          <w:szCs w:val="24"/>
        </w:rPr>
        <w:t>-</w:t>
      </w:r>
      <w:r w:rsidR="00E81421" w:rsidRPr="00237D9B">
        <w:rPr>
          <w:rFonts w:ascii="Times New Roman" w:eastAsia="Times New Roman" w:hAnsi="Times New Roman" w:cs="Times New Roman"/>
          <w:sz w:val="24"/>
          <w:szCs w:val="24"/>
        </w:rPr>
        <w:t xml:space="preserve">m permanent quadrat in each plot.  Plant </w:t>
      </w:r>
      <w:r w:rsidR="00695152" w:rsidRPr="00237D9B">
        <w:rPr>
          <w:rFonts w:ascii="Times New Roman" w:eastAsia="Times New Roman" w:hAnsi="Times New Roman" w:cs="Times New Roman"/>
          <w:sz w:val="24"/>
          <w:szCs w:val="24"/>
        </w:rPr>
        <w:t>community</w:t>
      </w:r>
      <w:r w:rsidR="00E81421" w:rsidRPr="00237D9B">
        <w:rPr>
          <w:rFonts w:ascii="Times New Roman" w:eastAsia="Times New Roman" w:hAnsi="Times New Roman" w:cs="Times New Roman"/>
          <w:sz w:val="24"/>
          <w:szCs w:val="24"/>
        </w:rPr>
        <w:t xml:space="preserve"> surveys </w:t>
      </w:r>
      <w:r w:rsidR="00082D45" w:rsidRPr="00237D9B">
        <w:rPr>
          <w:rFonts w:ascii="Times New Roman" w:eastAsia="Times New Roman" w:hAnsi="Times New Roman" w:cs="Times New Roman"/>
          <w:sz w:val="24"/>
          <w:szCs w:val="24"/>
        </w:rPr>
        <w:t>w</w:t>
      </w:r>
      <w:r w:rsidR="00E81421" w:rsidRPr="00237D9B">
        <w:rPr>
          <w:rFonts w:ascii="Times New Roman" w:eastAsia="Times New Roman" w:hAnsi="Times New Roman" w:cs="Times New Roman"/>
          <w:sz w:val="24"/>
          <w:szCs w:val="24"/>
        </w:rPr>
        <w:t>ere</w:t>
      </w:r>
      <w:r w:rsidR="00082D45" w:rsidRPr="00237D9B">
        <w:rPr>
          <w:rFonts w:ascii="Times New Roman" w:eastAsia="Times New Roman" w:hAnsi="Times New Roman" w:cs="Times New Roman"/>
          <w:sz w:val="24"/>
          <w:szCs w:val="24"/>
        </w:rPr>
        <w:t xml:space="preserve"> </w:t>
      </w:r>
      <w:r w:rsidR="00E81421" w:rsidRPr="00237D9B">
        <w:rPr>
          <w:rFonts w:ascii="Times New Roman" w:eastAsia="Times New Roman" w:hAnsi="Times New Roman" w:cs="Times New Roman"/>
          <w:sz w:val="24"/>
          <w:szCs w:val="24"/>
        </w:rPr>
        <w:t>conducted</w:t>
      </w:r>
      <w:r w:rsidR="00082D45" w:rsidRPr="00237D9B">
        <w:rPr>
          <w:rFonts w:ascii="Times New Roman" w:eastAsia="Times New Roman" w:hAnsi="Times New Roman" w:cs="Times New Roman"/>
          <w:sz w:val="24"/>
          <w:szCs w:val="24"/>
        </w:rPr>
        <w:t xml:space="preserve"> on 09 November 2017, 10 October 2018, and 10 October 2019 by R. Heckman. </w:t>
      </w:r>
    </w:p>
    <w:p w14:paraId="65EF71B9" w14:textId="7ED2ADC7" w:rsidR="009B4F12" w:rsidRPr="00237D9B" w:rsidRDefault="002A34B2" w:rsidP="009B4F12">
      <w:pPr>
        <w:spacing w:line="480" w:lineRule="auto"/>
        <w:ind w:firstLine="720"/>
        <w:rPr>
          <w:rFonts w:ascii="Times New Roman" w:eastAsia="Times New Roman" w:hAnsi="Times New Roman" w:cs="Times New Roman"/>
          <w:sz w:val="24"/>
          <w:szCs w:val="24"/>
        </w:rPr>
      </w:pPr>
      <w:r w:rsidRPr="00237D9B">
        <w:rPr>
          <w:rFonts w:ascii="Times New Roman" w:eastAsia="Times New Roman" w:hAnsi="Times New Roman" w:cs="Times New Roman"/>
          <w:sz w:val="24"/>
          <w:szCs w:val="24"/>
          <w:u w:val="single"/>
        </w:rPr>
        <w:t>PLANT BIOMASS DATA</w:t>
      </w:r>
      <w:r w:rsidRPr="00237D9B">
        <w:rPr>
          <w:rFonts w:ascii="Times New Roman" w:eastAsia="Times New Roman" w:hAnsi="Times New Roman" w:cs="Times New Roman"/>
          <w:sz w:val="24"/>
          <w:szCs w:val="24"/>
        </w:rPr>
        <w:t xml:space="preserve">: </w:t>
      </w:r>
      <w:r w:rsidR="00082D45" w:rsidRPr="00237D9B">
        <w:rPr>
          <w:rFonts w:ascii="Times New Roman" w:eastAsia="Times New Roman" w:hAnsi="Times New Roman" w:cs="Times New Roman"/>
          <w:sz w:val="24"/>
          <w:szCs w:val="24"/>
        </w:rPr>
        <w:t>A</w:t>
      </w:r>
      <w:r w:rsidR="009B4F12" w:rsidRPr="00237D9B">
        <w:rPr>
          <w:rFonts w:ascii="Times New Roman" w:eastAsia="Times New Roman" w:hAnsi="Times New Roman" w:cs="Times New Roman"/>
          <w:sz w:val="24"/>
          <w:szCs w:val="24"/>
        </w:rPr>
        <w:t xml:space="preserve">t the end of the growing </w:t>
      </w:r>
      <w:r w:rsidR="003031CA" w:rsidRPr="00237D9B">
        <w:rPr>
          <w:rFonts w:ascii="Times New Roman" w:eastAsia="Times New Roman" w:hAnsi="Times New Roman" w:cs="Times New Roman"/>
          <w:sz w:val="24"/>
          <w:szCs w:val="24"/>
        </w:rPr>
        <w:t xml:space="preserve">season, </w:t>
      </w:r>
      <w:r w:rsidR="009B4F12" w:rsidRPr="00237D9B">
        <w:rPr>
          <w:rFonts w:ascii="Times New Roman" w:eastAsia="Times New Roman" w:hAnsi="Times New Roman" w:cs="Times New Roman"/>
          <w:sz w:val="24"/>
          <w:szCs w:val="24"/>
        </w:rPr>
        <w:t xml:space="preserve">total above-ground biomass was collected from each plot. Methodology for obtaining biomass samples </w:t>
      </w:r>
      <w:r w:rsidR="00B519F8" w:rsidRPr="00237D9B">
        <w:rPr>
          <w:rFonts w:ascii="Times New Roman" w:eastAsia="Times New Roman" w:hAnsi="Times New Roman" w:cs="Times New Roman"/>
          <w:sz w:val="24"/>
          <w:szCs w:val="24"/>
        </w:rPr>
        <w:t>differ</w:t>
      </w:r>
      <w:r w:rsidR="00BE1A71" w:rsidRPr="00237D9B">
        <w:rPr>
          <w:rFonts w:ascii="Times New Roman" w:eastAsia="Times New Roman" w:hAnsi="Times New Roman" w:cs="Times New Roman"/>
          <w:sz w:val="24"/>
          <w:szCs w:val="24"/>
        </w:rPr>
        <w:t xml:space="preserve">ed </w:t>
      </w:r>
      <w:r w:rsidR="009B4F12" w:rsidRPr="00237D9B">
        <w:rPr>
          <w:rFonts w:ascii="Times New Roman" w:eastAsia="Times New Roman" w:hAnsi="Times New Roman" w:cs="Times New Roman"/>
          <w:sz w:val="24"/>
          <w:szCs w:val="24"/>
        </w:rPr>
        <w:t>each year</w:t>
      </w:r>
      <w:r w:rsidRPr="00237D9B">
        <w:rPr>
          <w:rFonts w:ascii="Times New Roman" w:eastAsia="Times New Roman" w:hAnsi="Times New Roman" w:cs="Times New Roman"/>
          <w:sz w:val="24"/>
          <w:szCs w:val="24"/>
        </w:rPr>
        <w:t xml:space="preserve"> (see section </w:t>
      </w:r>
      <w:r w:rsidR="00BE1A71" w:rsidRPr="00237D9B">
        <w:rPr>
          <w:rFonts w:ascii="Times New Roman" w:eastAsia="Times New Roman" w:hAnsi="Times New Roman" w:cs="Times New Roman"/>
          <w:sz w:val="24"/>
          <w:szCs w:val="24"/>
        </w:rPr>
        <w:t>3</w:t>
      </w:r>
      <w:r w:rsidRPr="00237D9B">
        <w:rPr>
          <w:rFonts w:ascii="Times New Roman" w:eastAsia="Times New Roman" w:hAnsi="Times New Roman" w:cs="Times New Roman"/>
          <w:sz w:val="24"/>
          <w:szCs w:val="24"/>
        </w:rPr>
        <w:t>.</w:t>
      </w:r>
      <w:r w:rsidR="00BE1A71" w:rsidRPr="00237D9B">
        <w:rPr>
          <w:rFonts w:ascii="Times New Roman" w:eastAsia="Times New Roman" w:hAnsi="Times New Roman" w:cs="Times New Roman"/>
          <w:sz w:val="24"/>
          <w:szCs w:val="24"/>
        </w:rPr>
        <w:t>a</w:t>
      </w:r>
      <w:r w:rsidRPr="00237D9B">
        <w:rPr>
          <w:rFonts w:ascii="Times New Roman" w:eastAsia="Times New Roman" w:hAnsi="Times New Roman" w:cs="Times New Roman"/>
          <w:sz w:val="24"/>
          <w:szCs w:val="24"/>
        </w:rPr>
        <w:t>)</w:t>
      </w:r>
      <w:r w:rsidR="009B4F12" w:rsidRPr="00237D9B">
        <w:rPr>
          <w:rFonts w:ascii="Times New Roman" w:eastAsia="Times New Roman" w:hAnsi="Times New Roman" w:cs="Times New Roman"/>
          <w:sz w:val="24"/>
          <w:szCs w:val="24"/>
        </w:rPr>
        <w:t xml:space="preserve">. </w:t>
      </w:r>
    </w:p>
    <w:p w14:paraId="3C4BE3B1" w14:textId="220DC345" w:rsidR="00AE0BFD" w:rsidRPr="00F47093" w:rsidRDefault="00F47093" w:rsidP="00F47093">
      <w:pPr>
        <w:spacing w:line="480" w:lineRule="auto"/>
        <w:ind w:firstLine="720"/>
        <w:rPr>
          <w:rFonts w:ascii="Times New Roman" w:eastAsiaTheme="minorEastAsia" w:hAnsi="Times New Roman" w:cs="Times New Roman"/>
          <w:sz w:val="24"/>
          <w:szCs w:val="24"/>
        </w:rPr>
      </w:pPr>
      <w:r w:rsidRPr="00F47093">
        <w:rPr>
          <w:rFonts w:ascii="Times New Roman" w:eastAsia="Calibri" w:hAnsi="Times New Roman" w:cs="Times New Roman"/>
          <w:b/>
          <w:bCs/>
          <w:sz w:val="24"/>
          <w:szCs w:val="24"/>
        </w:rPr>
        <w:t xml:space="preserve">II.B.2.b. </w:t>
      </w:r>
      <w:r w:rsidR="24200D5C" w:rsidRPr="00F47093">
        <w:rPr>
          <w:rFonts w:ascii="Times New Roman" w:eastAsia="Calibri" w:hAnsi="Times New Roman" w:cs="Times New Roman"/>
          <w:b/>
          <w:bCs/>
          <w:sz w:val="24"/>
          <w:szCs w:val="24"/>
        </w:rPr>
        <w:t>Permanent plots:</w:t>
      </w:r>
      <w:r w:rsidR="24200D5C" w:rsidRPr="00F47093">
        <w:rPr>
          <w:rFonts w:ascii="Times New Roman" w:eastAsia="Calibri" w:hAnsi="Times New Roman" w:cs="Times New Roman"/>
          <w:sz w:val="24"/>
          <w:szCs w:val="24"/>
        </w:rPr>
        <w:t xml:space="preserve"> </w:t>
      </w:r>
      <w:r w:rsidR="00AE0BFD" w:rsidRPr="00F47093">
        <w:rPr>
          <w:rFonts w:ascii="Times New Roman" w:eastAsia="Calibri" w:hAnsi="Times New Roman" w:cs="Times New Roman"/>
          <w:sz w:val="24"/>
          <w:szCs w:val="24"/>
        </w:rPr>
        <w:t xml:space="preserve">There are 64 plots arranged in a 4 </w:t>
      </w:r>
      <w:r w:rsidR="00203370" w:rsidRPr="00F47093">
        <w:rPr>
          <w:rFonts w:ascii="Times New Roman" w:hAnsi="Times New Roman" w:cs="Times New Roman"/>
          <w:sz w:val="24"/>
          <w:szCs w:val="24"/>
        </w:rPr>
        <w:t>×</w:t>
      </w:r>
      <w:r w:rsidR="00AE0BFD" w:rsidRPr="00F47093">
        <w:rPr>
          <w:rFonts w:ascii="Times New Roman" w:eastAsia="Calibri" w:hAnsi="Times New Roman" w:cs="Times New Roman"/>
          <w:sz w:val="24"/>
          <w:szCs w:val="24"/>
        </w:rPr>
        <w:t xml:space="preserve"> 16 array. These plots are </w:t>
      </w:r>
      <w:r w:rsidR="00295250" w:rsidRPr="00F47093">
        <w:rPr>
          <w:rFonts w:ascii="Times New Roman" w:hAnsi="Times New Roman" w:cs="Times New Roman"/>
          <w:sz w:val="24"/>
          <w:szCs w:val="24"/>
        </w:rPr>
        <w:t>2</w:t>
      </w:r>
      <w:r w:rsidR="008D4A31">
        <w:rPr>
          <w:rFonts w:ascii="Times New Roman" w:hAnsi="Times New Roman" w:cs="Times New Roman"/>
          <w:sz w:val="24"/>
          <w:szCs w:val="24"/>
        </w:rPr>
        <w:t>-</w:t>
      </w:r>
      <w:r w:rsidR="00295250" w:rsidRPr="00F47093">
        <w:rPr>
          <w:rFonts w:ascii="Times New Roman" w:hAnsi="Times New Roman" w:cs="Times New Roman"/>
          <w:sz w:val="24"/>
          <w:szCs w:val="24"/>
        </w:rPr>
        <w:t>m × 2</w:t>
      </w:r>
      <w:r w:rsidR="008D4A31">
        <w:rPr>
          <w:rFonts w:ascii="Times New Roman" w:hAnsi="Times New Roman" w:cs="Times New Roman"/>
          <w:sz w:val="24"/>
          <w:szCs w:val="24"/>
        </w:rPr>
        <w:t>-</w:t>
      </w:r>
      <w:r w:rsidR="00295250" w:rsidRPr="00F47093">
        <w:rPr>
          <w:rFonts w:ascii="Times New Roman" w:hAnsi="Times New Roman" w:cs="Times New Roman"/>
          <w:sz w:val="24"/>
          <w:szCs w:val="24"/>
        </w:rPr>
        <w:t xml:space="preserve">m </w:t>
      </w:r>
      <w:r w:rsidR="00AE0BFD" w:rsidRPr="00F47093">
        <w:rPr>
          <w:rFonts w:ascii="Times New Roman" w:hAnsi="Times New Roman" w:cs="Times New Roman"/>
          <w:sz w:val="24"/>
          <w:szCs w:val="24"/>
        </w:rPr>
        <w:t xml:space="preserve">and each plot </w:t>
      </w:r>
      <w:proofErr w:type="gramStart"/>
      <w:r w:rsidR="00AE0BFD" w:rsidRPr="00F47093">
        <w:rPr>
          <w:rFonts w:ascii="Times New Roman" w:hAnsi="Times New Roman" w:cs="Times New Roman"/>
          <w:sz w:val="24"/>
          <w:szCs w:val="24"/>
        </w:rPr>
        <w:t>is</w:t>
      </w:r>
      <w:proofErr w:type="gramEnd"/>
      <w:r w:rsidR="00295250" w:rsidRPr="00F47093">
        <w:rPr>
          <w:rFonts w:ascii="Times New Roman" w:hAnsi="Times New Roman" w:cs="Times New Roman"/>
          <w:sz w:val="24"/>
          <w:szCs w:val="24"/>
        </w:rPr>
        <w:t xml:space="preserve"> separated by 1 m with a 2-m</w:t>
      </w:r>
      <w:r w:rsidR="00805784" w:rsidRPr="00F47093">
        <w:rPr>
          <w:rFonts w:ascii="Times New Roman" w:hAnsi="Times New Roman" w:cs="Times New Roman"/>
          <w:sz w:val="24"/>
          <w:szCs w:val="24"/>
        </w:rPr>
        <w:t xml:space="preserve"> mowed</w:t>
      </w:r>
      <w:r w:rsidR="00295250" w:rsidRPr="00F47093">
        <w:rPr>
          <w:rFonts w:ascii="Times New Roman" w:hAnsi="Times New Roman" w:cs="Times New Roman"/>
          <w:sz w:val="24"/>
          <w:szCs w:val="24"/>
        </w:rPr>
        <w:t xml:space="preserve"> buffer surrounding the entire experimental area</w:t>
      </w:r>
      <w:r w:rsidR="00AE0BFD" w:rsidRPr="00F47093">
        <w:rPr>
          <w:rFonts w:ascii="Times New Roman" w:hAnsi="Times New Roman" w:cs="Times New Roman"/>
          <w:sz w:val="24"/>
          <w:szCs w:val="24"/>
        </w:rPr>
        <w:t xml:space="preserve"> (Figure </w:t>
      </w:r>
      <w:r w:rsidR="004C3ACB" w:rsidRPr="00F47093">
        <w:rPr>
          <w:rFonts w:ascii="Times New Roman" w:hAnsi="Times New Roman" w:cs="Times New Roman"/>
          <w:sz w:val="24"/>
          <w:szCs w:val="24"/>
        </w:rPr>
        <w:t>2</w:t>
      </w:r>
      <w:r w:rsidR="00AE0BFD" w:rsidRPr="00F47093">
        <w:rPr>
          <w:rFonts w:ascii="Times New Roman" w:hAnsi="Times New Roman" w:cs="Times New Roman"/>
          <w:sz w:val="24"/>
          <w:szCs w:val="24"/>
        </w:rPr>
        <w:t xml:space="preserve">, below). </w:t>
      </w:r>
      <w:r w:rsidR="00AE0BFD" w:rsidRPr="00F47093">
        <w:rPr>
          <w:rFonts w:ascii="Times New Roman" w:eastAsia="Calibri" w:hAnsi="Times New Roman" w:cs="Times New Roman"/>
          <w:sz w:val="24"/>
          <w:szCs w:val="24"/>
        </w:rPr>
        <w:t xml:space="preserve"> </w:t>
      </w:r>
    </w:p>
    <w:p w14:paraId="398E6479" w14:textId="7B1F0B24" w:rsidR="00AE0BFD" w:rsidRPr="00237D9B" w:rsidRDefault="0058261D" w:rsidP="00AE0BF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w:drawing>
          <wp:inline distT="0" distB="0" distL="0" distR="0" wp14:anchorId="05ED5EFB" wp14:editId="32CB8838">
            <wp:extent cx="5403850" cy="7334250"/>
            <wp:effectExtent l="0" t="0" r="6350" b="0"/>
            <wp:docPr id="1626879182"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79182" name="Picture 1" descr="A close-up of a map&#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03850" cy="7334250"/>
                    </a:xfrm>
                    <a:prstGeom prst="rect">
                      <a:avLst/>
                    </a:prstGeom>
                  </pic:spPr>
                </pic:pic>
              </a:graphicData>
            </a:graphic>
          </wp:inline>
        </w:drawing>
      </w:r>
    </w:p>
    <w:p w14:paraId="36404017" w14:textId="4155F757" w:rsidR="00AE0BFD" w:rsidRPr="00237D9B" w:rsidRDefault="00AE0BFD" w:rsidP="00AE0BFD">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 xml:space="preserve">Figure </w:t>
      </w:r>
      <w:r w:rsidR="005828E6" w:rsidRPr="00237D9B">
        <w:rPr>
          <w:rFonts w:ascii="Times New Roman" w:eastAsiaTheme="minorEastAsia" w:hAnsi="Times New Roman" w:cs="Times New Roman"/>
          <w:b/>
          <w:bCs/>
          <w:sz w:val="24"/>
          <w:szCs w:val="24"/>
        </w:rPr>
        <w:t>2</w:t>
      </w:r>
      <w:r w:rsidRPr="00237D9B">
        <w:rPr>
          <w:rFonts w:ascii="Times New Roman" w:eastAsiaTheme="minorEastAsia" w:hAnsi="Times New Roman" w:cs="Times New Roman"/>
          <w:b/>
          <w:bCs/>
          <w:sz w:val="24"/>
          <w:szCs w:val="24"/>
        </w:rPr>
        <w:t>.</w:t>
      </w:r>
      <w:r w:rsidRPr="00237D9B">
        <w:rPr>
          <w:rFonts w:ascii="Times New Roman" w:eastAsiaTheme="minorEastAsia" w:hAnsi="Times New Roman" w:cs="Times New Roman"/>
          <w:sz w:val="24"/>
          <w:szCs w:val="24"/>
        </w:rPr>
        <w:t xml:space="preserve"> Map of the 64 experimental plots and their spatial arrangement. Plots are labeled 1</w:t>
      </w:r>
      <w:r w:rsidR="008D4A31">
        <w:rPr>
          <w:rFonts w:ascii="Times New Roman" w:eastAsiaTheme="minorEastAsia" w:hAnsi="Times New Roman" w:cs="Times New Roman"/>
          <w:sz w:val="24"/>
          <w:szCs w:val="24"/>
        </w:rPr>
        <w:t>–</w:t>
      </w:r>
      <w:r w:rsidRPr="00237D9B">
        <w:rPr>
          <w:rFonts w:ascii="Times New Roman" w:eastAsiaTheme="minorEastAsia" w:hAnsi="Times New Roman" w:cs="Times New Roman"/>
          <w:sz w:val="24"/>
          <w:szCs w:val="24"/>
        </w:rPr>
        <w:t xml:space="preserve">64, which correspond to their plot ID in data files.  </w:t>
      </w:r>
    </w:p>
    <w:p w14:paraId="3488822B" w14:textId="33C7D3C7" w:rsidR="24200D5C" w:rsidRPr="00F47093" w:rsidRDefault="00F47093" w:rsidP="00F47093">
      <w:pPr>
        <w:spacing w:line="480" w:lineRule="auto"/>
        <w:ind w:firstLine="720"/>
        <w:rPr>
          <w:rFonts w:ascii="Times New Roman" w:eastAsiaTheme="minorEastAsia" w:hAnsi="Times New Roman" w:cs="Times New Roman"/>
          <w:sz w:val="24"/>
          <w:szCs w:val="24"/>
        </w:rPr>
      </w:pPr>
      <w:r w:rsidRPr="00F47093">
        <w:rPr>
          <w:rFonts w:ascii="Times New Roman" w:eastAsia="Calibri" w:hAnsi="Times New Roman" w:cs="Times New Roman"/>
          <w:b/>
          <w:bCs/>
          <w:sz w:val="24"/>
          <w:szCs w:val="24"/>
        </w:rPr>
        <w:lastRenderedPageBreak/>
        <w:t>II.B.2.</w:t>
      </w:r>
      <w:r>
        <w:rPr>
          <w:rFonts w:ascii="Times New Roman" w:eastAsia="Calibri" w:hAnsi="Times New Roman" w:cs="Times New Roman"/>
          <w:b/>
          <w:bCs/>
          <w:sz w:val="24"/>
          <w:szCs w:val="24"/>
        </w:rPr>
        <w:t>c</w:t>
      </w:r>
      <w:r w:rsidRPr="00F47093">
        <w:rPr>
          <w:rFonts w:ascii="Times New Roman" w:eastAsia="Calibri" w:hAnsi="Times New Roman" w:cs="Times New Roman"/>
          <w:b/>
          <w:bCs/>
          <w:sz w:val="24"/>
          <w:szCs w:val="24"/>
        </w:rPr>
        <w:t xml:space="preserve">. </w:t>
      </w:r>
      <w:r w:rsidR="24200D5C" w:rsidRPr="00F47093">
        <w:rPr>
          <w:rFonts w:ascii="Times New Roman" w:eastAsia="Calibri" w:hAnsi="Times New Roman" w:cs="Times New Roman"/>
          <w:b/>
          <w:bCs/>
          <w:sz w:val="24"/>
          <w:szCs w:val="24"/>
        </w:rPr>
        <w:t>Data collection period, frequency, etc.:</w:t>
      </w:r>
      <w:r w:rsidR="24200D5C" w:rsidRPr="00F47093">
        <w:rPr>
          <w:rFonts w:ascii="Times New Roman" w:eastAsia="Calibri" w:hAnsi="Times New Roman" w:cs="Times New Roman"/>
          <w:sz w:val="24"/>
          <w:szCs w:val="24"/>
        </w:rPr>
        <w:t xml:space="preserve"> </w:t>
      </w:r>
      <w:r w:rsidR="00366293" w:rsidRPr="00F47093">
        <w:rPr>
          <w:rFonts w:ascii="Times New Roman" w:eastAsia="Calibri" w:hAnsi="Times New Roman" w:cs="Times New Roman"/>
          <w:sz w:val="24"/>
          <w:szCs w:val="24"/>
        </w:rPr>
        <w:t>The frequency of data collection varied per each aim of the project (described above in section 3.a). The core dataset consists of a m</w:t>
      </w:r>
      <w:r w:rsidR="00874BDF" w:rsidRPr="00F47093">
        <w:rPr>
          <w:rFonts w:ascii="Times New Roman" w:eastAsia="Calibri" w:hAnsi="Times New Roman" w:cs="Times New Roman"/>
          <w:sz w:val="24"/>
          <w:szCs w:val="24"/>
        </w:rPr>
        <w:t>onthly disease survey</w:t>
      </w:r>
      <w:r w:rsidR="00366293" w:rsidRPr="00F47093">
        <w:rPr>
          <w:rFonts w:ascii="Times New Roman" w:eastAsia="Calibri" w:hAnsi="Times New Roman" w:cs="Times New Roman"/>
          <w:sz w:val="24"/>
          <w:szCs w:val="24"/>
        </w:rPr>
        <w:t xml:space="preserve"> for three years</w:t>
      </w:r>
      <w:r w:rsidR="00874BDF" w:rsidRPr="00F47093">
        <w:rPr>
          <w:rFonts w:ascii="Times New Roman" w:eastAsia="Calibri" w:hAnsi="Times New Roman" w:cs="Times New Roman"/>
          <w:sz w:val="24"/>
          <w:szCs w:val="24"/>
        </w:rPr>
        <w:t xml:space="preserve">. </w:t>
      </w:r>
    </w:p>
    <w:p w14:paraId="316B1F3F" w14:textId="17CC20DF" w:rsidR="24200D5C" w:rsidRPr="00F47093" w:rsidRDefault="00F47093" w:rsidP="00F47093">
      <w:pPr>
        <w:spacing w:line="480" w:lineRule="auto"/>
        <w:rPr>
          <w:rFonts w:ascii="Times New Roman" w:eastAsiaTheme="minorEastAsia" w:hAnsi="Times New Roman" w:cs="Times New Roman"/>
          <w:b/>
          <w:bCs/>
          <w:sz w:val="24"/>
          <w:szCs w:val="24"/>
        </w:rPr>
      </w:pPr>
      <w:r w:rsidRPr="00F47093">
        <w:rPr>
          <w:rFonts w:ascii="Times New Roman" w:eastAsia="Calibri" w:hAnsi="Times New Roman" w:cs="Times New Roman"/>
          <w:b/>
          <w:bCs/>
          <w:sz w:val="24"/>
          <w:szCs w:val="24"/>
        </w:rPr>
        <w:t xml:space="preserve">II. B.3 </w:t>
      </w:r>
      <w:r w:rsidR="24200D5C" w:rsidRPr="00F47093">
        <w:rPr>
          <w:rFonts w:ascii="Times New Roman" w:eastAsia="Calibri" w:hAnsi="Times New Roman" w:cs="Times New Roman"/>
          <w:b/>
          <w:bCs/>
          <w:sz w:val="24"/>
          <w:szCs w:val="24"/>
        </w:rPr>
        <w:t>Research methods</w:t>
      </w:r>
    </w:p>
    <w:p w14:paraId="7430655E" w14:textId="77777777" w:rsidR="003560E0" w:rsidRPr="003560E0" w:rsidRDefault="003560E0" w:rsidP="003560E0">
      <w:pPr>
        <w:spacing w:line="480" w:lineRule="auto"/>
        <w:ind w:firstLine="720"/>
        <w:rPr>
          <w:rFonts w:ascii="Times New Roman" w:eastAsiaTheme="minorEastAsia" w:hAnsi="Times New Roman" w:cs="Times New Roman"/>
          <w:b/>
          <w:bCs/>
          <w:sz w:val="24"/>
          <w:szCs w:val="24"/>
        </w:rPr>
      </w:pPr>
      <w:r w:rsidRPr="003560E0">
        <w:rPr>
          <w:rFonts w:ascii="Times New Roman" w:eastAsia="Calibri" w:hAnsi="Times New Roman" w:cs="Times New Roman"/>
          <w:b/>
          <w:bCs/>
          <w:sz w:val="24"/>
          <w:szCs w:val="24"/>
        </w:rPr>
        <w:t xml:space="preserve">II.B.3.a </w:t>
      </w:r>
      <w:r w:rsidR="24200D5C" w:rsidRPr="003560E0">
        <w:rPr>
          <w:rFonts w:ascii="Times New Roman" w:eastAsia="Calibri" w:hAnsi="Times New Roman" w:cs="Times New Roman"/>
          <w:b/>
          <w:bCs/>
          <w:sz w:val="24"/>
          <w:szCs w:val="24"/>
        </w:rPr>
        <w:t>Field/laboratory</w:t>
      </w:r>
      <w:r w:rsidR="004C3ACB" w:rsidRPr="003560E0">
        <w:rPr>
          <w:rFonts w:ascii="Times New Roman" w:eastAsia="Calibri" w:hAnsi="Times New Roman" w:cs="Times New Roman"/>
          <w:b/>
          <w:bCs/>
          <w:sz w:val="24"/>
          <w:szCs w:val="24"/>
        </w:rPr>
        <w:t xml:space="preserve">: </w:t>
      </w:r>
    </w:p>
    <w:p w14:paraId="47D146B2" w14:textId="63FD136A" w:rsidR="008F027F" w:rsidRDefault="004C3ACB" w:rsidP="003560E0">
      <w:pPr>
        <w:spacing w:line="480" w:lineRule="auto"/>
        <w:ind w:firstLine="360"/>
        <w:rPr>
          <w:rFonts w:ascii="Times New Roman" w:eastAsia="Calibri" w:hAnsi="Times New Roman" w:cs="Times New Roman"/>
          <w:sz w:val="24"/>
          <w:szCs w:val="24"/>
        </w:rPr>
      </w:pPr>
      <w:r w:rsidRPr="003560E0">
        <w:rPr>
          <w:rFonts w:ascii="Times New Roman" w:eastAsia="Calibri" w:hAnsi="Times New Roman" w:cs="Times New Roman"/>
          <w:sz w:val="24"/>
          <w:szCs w:val="24"/>
        </w:rPr>
        <w:t xml:space="preserve">For disease surveys (i.e., Disease Data in section 2.a), disease symptoms were visually assessed on each living leaf within a tiller (i.e., individual grass shoot). </w:t>
      </w:r>
      <w:r w:rsidR="008F027F" w:rsidRPr="003560E0">
        <w:rPr>
          <w:rFonts w:ascii="Times New Roman" w:eastAsia="Calibri" w:hAnsi="Times New Roman" w:cs="Times New Roman"/>
          <w:sz w:val="24"/>
          <w:szCs w:val="24"/>
        </w:rPr>
        <w:t xml:space="preserve">A leaf </w:t>
      </w:r>
      <w:r w:rsidR="00C62278" w:rsidRPr="003560E0">
        <w:rPr>
          <w:rFonts w:ascii="Times New Roman" w:eastAsia="Calibri" w:hAnsi="Times New Roman" w:cs="Times New Roman"/>
          <w:sz w:val="24"/>
          <w:szCs w:val="24"/>
        </w:rPr>
        <w:t xml:space="preserve">was </w:t>
      </w:r>
      <w:r w:rsidR="008F027F" w:rsidRPr="003560E0">
        <w:rPr>
          <w:rFonts w:ascii="Times New Roman" w:eastAsia="Calibri" w:hAnsi="Times New Roman" w:cs="Times New Roman"/>
          <w:sz w:val="24"/>
          <w:szCs w:val="24"/>
        </w:rPr>
        <w:t xml:space="preserve">considered living until 90% of its tissue </w:t>
      </w:r>
      <w:r w:rsidR="00C62278" w:rsidRPr="003560E0">
        <w:rPr>
          <w:rFonts w:ascii="Times New Roman" w:eastAsia="Calibri" w:hAnsi="Times New Roman" w:cs="Times New Roman"/>
          <w:sz w:val="24"/>
          <w:szCs w:val="24"/>
        </w:rPr>
        <w:t>senesced</w:t>
      </w:r>
      <w:r w:rsidR="008F027F" w:rsidRPr="003560E0">
        <w:rPr>
          <w:rFonts w:ascii="Times New Roman" w:eastAsia="Calibri" w:hAnsi="Times New Roman" w:cs="Times New Roman"/>
          <w:sz w:val="24"/>
          <w:szCs w:val="24"/>
        </w:rPr>
        <w:t xml:space="preserve">.  </w:t>
      </w:r>
      <w:r w:rsidRPr="003560E0">
        <w:rPr>
          <w:rFonts w:ascii="Times New Roman" w:eastAsia="Calibri" w:hAnsi="Times New Roman" w:cs="Times New Roman"/>
          <w:sz w:val="24"/>
          <w:szCs w:val="24"/>
        </w:rPr>
        <w:t xml:space="preserve">Leaves were </w:t>
      </w:r>
      <w:r w:rsidR="005828E6" w:rsidRPr="003560E0">
        <w:rPr>
          <w:rFonts w:ascii="Times New Roman" w:eastAsia="Calibri" w:hAnsi="Times New Roman" w:cs="Times New Roman"/>
          <w:sz w:val="24"/>
          <w:szCs w:val="24"/>
        </w:rPr>
        <w:t>identified</w:t>
      </w:r>
      <w:r w:rsidR="008F027F" w:rsidRPr="003560E0">
        <w:rPr>
          <w:rFonts w:ascii="Times New Roman" w:eastAsia="Calibri" w:hAnsi="Times New Roman" w:cs="Times New Roman"/>
          <w:sz w:val="24"/>
          <w:szCs w:val="24"/>
        </w:rPr>
        <w:t xml:space="preserve"> relative</w:t>
      </w:r>
      <w:r w:rsidRPr="003560E0">
        <w:rPr>
          <w:rFonts w:ascii="Times New Roman" w:eastAsia="Calibri" w:hAnsi="Times New Roman" w:cs="Times New Roman"/>
          <w:sz w:val="24"/>
          <w:szCs w:val="24"/>
        </w:rPr>
        <w:t xml:space="preserve"> to each other, where the </w:t>
      </w:r>
      <w:r w:rsidR="005828E6" w:rsidRPr="003560E0">
        <w:rPr>
          <w:rFonts w:ascii="Times New Roman" w:eastAsia="Calibri" w:hAnsi="Times New Roman" w:cs="Times New Roman"/>
          <w:sz w:val="24"/>
          <w:szCs w:val="24"/>
        </w:rPr>
        <w:t>outermost</w:t>
      </w:r>
      <w:r w:rsidRPr="003560E0">
        <w:rPr>
          <w:rFonts w:ascii="Times New Roman" w:eastAsia="Calibri" w:hAnsi="Times New Roman" w:cs="Times New Roman"/>
          <w:sz w:val="24"/>
          <w:szCs w:val="24"/>
        </w:rPr>
        <w:t xml:space="preserve"> leaf (leaf ID = 1) is the </w:t>
      </w:r>
      <w:r w:rsidR="005828E6" w:rsidRPr="003560E0">
        <w:rPr>
          <w:rFonts w:ascii="Times New Roman" w:eastAsia="Calibri" w:hAnsi="Times New Roman" w:cs="Times New Roman"/>
          <w:sz w:val="24"/>
          <w:szCs w:val="24"/>
        </w:rPr>
        <w:t xml:space="preserve">oldest </w:t>
      </w:r>
      <w:r w:rsidRPr="003560E0">
        <w:rPr>
          <w:rFonts w:ascii="Times New Roman" w:eastAsia="Calibri" w:hAnsi="Times New Roman" w:cs="Times New Roman"/>
          <w:sz w:val="24"/>
          <w:szCs w:val="24"/>
        </w:rPr>
        <w:t xml:space="preserve">and the </w:t>
      </w:r>
      <w:r w:rsidR="005828E6" w:rsidRPr="003560E0">
        <w:rPr>
          <w:rFonts w:ascii="Times New Roman" w:eastAsia="Calibri" w:hAnsi="Times New Roman" w:cs="Times New Roman"/>
          <w:sz w:val="24"/>
          <w:szCs w:val="24"/>
        </w:rPr>
        <w:t>youngest</w:t>
      </w:r>
      <w:r w:rsidRPr="003560E0">
        <w:rPr>
          <w:rFonts w:ascii="Times New Roman" w:eastAsia="Calibri" w:hAnsi="Times New Roman" w:cs="Times New Roman"/>
          <w:sz w:val="24"/>
          <w:szCs w:val="24"/>
        </w:rPr>
        <w:t xml:space="preserve"> leaf is the innermost leaf (leaf ID = greatest</w:t>
      </w:r>
      <w:r w:rsidR="002A34B2" w:rsidRPr="003560E0">
        <w:rPr>
          <w:rFonts w:ascii="Times New Roman" w:eastAsia="Calibri" w:hAnsi="Times New Roman" w:cs="Times New Roman"/>
          <w:sz w:val="24"/>
          <w:szCs w:val="24"/>
        </w:rPr>
        <w:t xml:space="preserve"> numeric</w:t>
      </w:r>
      <w:r w:rsidRPr="003560E0">
        <w:rPr>
          <w:rFonts w:ascii="Times New Roman" w:eastAsia="Calibri" w:hAnsi="Times New Roman" w:cs="Times New Roman"/>
          <w:sz w:val="24"/>
          <w:szCs w:val="24"/>
        </w:rPr>
        <w:t xml:space="preserve"> value)</w:t>
      </w:r>
      <w:r w:rsidR="005828E6" w:rsidRPr="003560E0">
        <w:rPr>
          <w:rFonts w:ascii="Times New Roman" w:eastAsia="Calibri" w:hAnsi="Times New Roman" w:cs="Times New Roman"/>
          <w:sz w:val="24"/>
          <w:szCs w:val="24"/>
        </w:rPr>
        <w:t xml:space="preserve"> (Figure 3)</w:t>
      </w:r>
      <w:r w:rsidRPr="003560E0">
        <w:rPr>
          <w:rFonts w:ascii="Times New Roman" w:eastAsia="Calibri" w:hAnsi="Times New Roman" w:cs="Times New Roman"/>
          <w:sz w:val="24"/>
          <w:szCs w:val="24"/>
        </w:rPr>
        <w:t xml:space="preserve">. </w:t>
      </w:r>
      <w:r w:rsidR="008F027F" w:rsidRPr="003560E0">
        <w:rPr>
          <w:rFonts w:ascii="Times New Roman" w:eastAsia="Calibri" w:hAnsi="Times New Roman" w:cs="Times New Roman"/>
          <w:sz w:val="24"/>
          <w:szCs w:val="24"/>
        </w:rPr>
        <w:t xml:space="preserve">Beginning with the oldest leaf, we recorded pathogen and herbivory damage present in the living part of the </w:t>
      </w:r>
      <w:commentRangeStart w:id="4"/>
      <w:r w:rsidR="008F027F" w:rsidRPr="003560E0">
        <w:rPr>
          <w:rFonts w:ascii="Times New Roman" w:eastAsia="Calibri" w:hAnsi="Times New Roman" w:cs="Times New Roman"/>
          <w:sz w:val="24"/>
          <w:szCs w:val="24"/>
        </w:rPr>
        <w:t xml:space="preserve">leaf. We </w:t>
      </w:r>
      <w:r w:rsidR="00297E96" w:rsidRPr="003560E0">
        <w:rPr>
          <w:rFonts w:ascii="Times New Roman" w:eastAsia="Calibri" w:hAnsi="Times New Roman" w:cs="Times New Roman"/>
          <w:sz w:val="24"/>
          <w:szCs w:val="24"/>
        </w:rPr>
        <w:t>d</w:t>
      </w:r>
      <w:r w:rsidR="00297E96">
        <w:rPr>
          <w:rFonts w:ascii="Times New Roman" w:eastAsia="Calibri" w:hAnsi="Times New Roman" w:cs="Times New Roman"/>
          <w:sz w:val="24"/>
          <w:szCs w:val="24"/>
        </w:rPr>
        <w:t>id</w:t>
      </w:r>
      <w:r w:rsidR="00297E96" w:rsidRPr="003560E0">
        <w:rPr>
          <w:rFonts w:ascii="Times New Roman" w:eastAsia="Calibri" w:hAnsi="Times New Roman" w:cs="Times New Roman"/>
          <w:sz w:val="24"/>
          <w:szCs w:val="24"/>
        </w:rPr>
        <w:t xml:space="preserve"> </w:t>
      </w:r>
      <w:r w:rsidR="008F027F" w:rsidRPr="003560E0">
        <w:rPr>
          <w:rFonts w:ascii="Times New Roman" w:eastAsia="Calibri" w:hAnsi="Times New Roman" w:cs="Times New Roman"/>
          <w:sz w:val="24"/>
          <w:szCs w:val="24"/>
        </w:rPr>
        <w:t xml:space="preserve">not consider </w:t>
      </w:r>
      <w:commentRangeEnd w:id="4"/>
      <w:r w:rsidR="00835BFF">
        <w:rPr>
          <w:rStyle w:val="CommentReference"/>
        </w:rPr>
        <w:commentReference w:id="4"/>
      </w:r>
      <w:r w:rsidR="008F027F" w:rsidRPr="003560E0">
        <w:rPr>
          <w:rFonts w:ascii="Times New Roman" w:eastAsia="Calibri" w:hAnsi="Times New Roman" w:cs="Times New Roman"/>
          <w:sz w:val="24"/>
          <w:szCs w:val="24"/>
        </w:rPr>
        <w:t xml:space="preserve">lesions/damages in senesced tissue as “present”, part of severity, or any other data. </w:t>
      </w:r>
    </w:p>
    <w:p w14:paraId="5865BC9C" w14:textId="1604BCA5" w:rsidR="003560E0" w:rsidRPr="003560E0" w:rsidRDefault="003560E0" w:rsidP="003560E0">
      <w:pPr>
        <w:spacing w:line="480" w:lineRule="auto"/>
        <w:ind w:firstLine="360"/>
        <w:rPr>
          <w:rFonts w:ascii="Times New Roman" w:eastAsia="Calibri" w:hAnsi="Times New Roman" w:cs="Times New Roman"/>
          <w:sz w:val="24"/>
          <w:szCs w:val="24"/>
        </w:rPr>
      </w:pPr>
      <w:r w:rsidRPr="003560E0">
        <w:rPr>
          <w:rFonts w:ascii="Times New Roman" w:eastAsia="Calibri" w:hAnsi="Times New Roman" w:cs="Times New Roman"/>
          <w:sz w:val="24"/>
          <w:szCs w:val="24"/>
        </w:rPr>
        <w:t xml:space="preserve">Plot-level disease surveys (Prevalence all treatments, Disease Data) included randomly sampling 20 tillers per plot (Figure 4). </w:t>
      </w:r>
    </w:p>
    <w:p w14:paraId="4BE8140A" w14:textId="77777777" w:rsidR="00680CF6" w:rsidRPr="00237D9B" w:rsidRDefault="00680CF6" w:rsidP="00680CF6">
      <w:pPr>
        <w:pStyle w:val="ListParagraph"/>
        <w:numPr>
          <w:ilvl w:val="0"/>
          <w:numId w:val="4"/>
        </w:numPr>
        <w:spacing w:line="480" w:lineRule="auto"/>
        <w:jc w:val="center"/>
        <w:rPr>
          <w:rFonts w:ascii="Times New Roman" w:eastAsiaTheme="minorEastAsia" w:hAnsi="Times New Roman" w:cs="Times New Roman"/>
          <w:sz w:val="24"/>
          <w:szCs w:val="24"/>
        </w:rPr>
      </w:pPr>
      <w:r w:rsidRPr="00237D9B">
        <w:rPr>
          <w:rFonts w:ascii="Times New Roman" w:hAnsi="Times New Roman" w:cs="Times New Roman"/>
          <w:noProof/>
          <w:sz w:val="24"/>
          <w:szCs w:val="24"/>
        </w:rPr>
        <w:drawing>
          <wp:inline distT="0" distB="0" distL="0" distR="0" wp14:anchorId="6E80E5DD" wp14:editId="61FF52A2">
            <wp:extent cx="2028190" cy="2686050"/>
            <wp:effectExtent l="0" t="0" r="0" b="0"/>
            <wp:docPr id="650296012" name="Picture 3"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6012" name="Picture 3" descr="A diagram of a plant&#10;&#10;Description automatically generated"/>
                    <pic:cNvPicPr/>
                  </pic:nvPicPr>
                  <pic:blipFill rotWithShape="1">
                    <a:blip r:embed="rId17" cstate="print">
                      <a:extLst>
                        <a:ext uri="{28A0092B-C50C-407E-A947-70E740481C1C}">
                          <a14:useLocalDpi xmlns:a14="http://schemas.microsoft.com/office/drawing/2010/main" val="0"/>
                        </a:ext>
                      </a:extLst>
                    </a:blip>
                    <a:srcRect l="26328" t="28469" r="55537" b="28834"/>
                    <a:stretch/>
                  </pic:blipFill>
                  <pic:spPr bwMode="auto">
                    <a:xfrm>
                      <a:off x="0" y="0"/>
                      <a:ext cx="2033173" cy="2692649"/>
                    </a:xfrm>
                    <a:prstGeom prst="rect">
                      <a:avLst/>
                    </a:prstGeom>
                    <a:ln>
                      <a:noFill/>
                    </a:ln>
                    <a:extLst>
                      <a:ext uri="{53640926-AAD7-44D8-BBD7-CCE9431645EC}">
                        <a14:shadowObscured xmlns:a14="http://schemas.microsoft.com/office/drawing/2010/main"/>
                      </a:ext>
                    </a:extLst>
                  </pic:spPr>
                </pic:pic>
              </a:graphicData>
            </a:graphic>
          </wp:inline>
        </w:drawing>
      </w:r>
    </w:p>
    <w:p w14:paraId="429FB299" w14:textId="0392C92F" w:rsidR="00680CF6" w:rsidRPr="00237D9B" w:rsidRDefault="00680CF6" w:rsidP="00680CF6">
      <w:pPr>
        <w:spacing w:line="480" w:lineRule="auto"/>
        <w:ind w:left="360"/>
        <w:rPr>
          <w:rFonts w:ascii="Times New Roman" w:eastAsia="Calibri" w:hAnsi="Times New Roman" w:cs="Times New Roman"/>
          <w:sz w:val="24"/>
          <w:szCs w:val="24"/>
        </w:rPr>
      </w:pPr>
      <w:r w:rsidRPr="00237D9B">
        <w:rPr>
          <w:rFonts w:ascii="Times New Roman" w:eastAsia="Calibri" w:hAnsi="Times New Roman" w:cs="Times New Roman"/>
          <w:b/>
          <w:bCs/>
          <w:sz w:val="24"/>
          <w:szCs w:val="24"/>
        </w:rPr>
        <w:lastRenderedPageBreak/>
        <w:t>Figure 3.</w:t>
      </w:r>
      <w:r w:rsidRPr="00237D9B">
        <w:rPr>
          <w:rFonts w:ascii="Times New Roman" w:eastAsia="Calibri" w:hAnsi="Times New Roman" w:cs="Times New Roman"/>
          <w:sz w:val="24"/>
          <w:szCs w:val="24"/>
        </w:rPr>
        <w:t xml:space="preserve"> Diagram showing leaf ID within a tiller. The oldest is</w:t>
      </w:r>
      <w:r w:rsidR="00625D67" w:rsidRPr="00625D67">
        <w:rPr>
          <w:rFonts w:ascii="Times New Roman" w:eastAsia="Calibri" w:hAnsi="Times New Roman" w:cs="Times New Roman"/>
          <w:sz w:val="24"/>
          <w:szCs w:val="24"/>
        </w:rPr>
        <w:t xml:space="preserve"> </w:t>
      </w:r>
      <w:r w:rsidR="00625D67" w:rsidRPr="00237D9B">
        <w:rPr>
          <w:rFonts w:ascii="Times New Roman" w:eastAsia="Calibri" w:hAnsi="Times New Roman" w:cs="Times New Roman"/>
          <w:sz w:val="24"/>
          <w:szCs w:val="24"/>
        </w:rPr>
        <w:t>leaf</w:t>
      </w:r>
      <w:r w:rsidRPr="00237D9B">
        <w:rPr>
          <w:rFonts w:ascii="Times New Roman" w:eastAsia="Calibri" w:hAnsi="Times New Roman" w:cs="Times New Roman"/>
          <w:sz w:val="24"/>
          <w:szCs w:val="24"/>
        </w:rPr>
        <w:t xml:space="preserve"> 1 and the youngest is leaf 4. Drawn by Brooklynn N. Joyner. </w:t>
      </w:r>
    </w:p>
    <w:p w14:paraId="15A9171A" w14:textId="4BAE08CD" w:rsidR="00680CF6" w:rsidRPr="00237D9B" w:rsidRDefault="00680CF6" w:rsidP="00680CF6">
      <w:pPr>
        <w:spacing w:line="480" w:lineRule="auto"/>
        <w:jc w:val="center"/>
        <w:rPr>
          <w:rFonts w:ascii="Times New Roman" w:eastAsia="Calibri" w:hAnsi="Times New Roman" w:cs="Times New Roman"/>
          <w:sz w:val="24"/>
          <w:szCs w:val="24"/>
        </w:rPr>
      </w:pPr>
      <w:r w:rsidRPr="00237D9B">
        <w:rPr>
          <w:rFonts w:ascii="Times New Roman" w:eastAsia="Calibri" w:hAnsi="Times New Roman" w:cs="Times New Roman"/>
          <w:noProof/>
          <w:sz w:val="24"/>
          <w:szCs w:val="24"/>
        </w:rPr>
        <w:drawing>
          <wp:inline distT="0" distB="0" distL="0" distR="0" wp14:anchorId="517E9822" wp14:editId="41ADA3FB">
            <wp:extent cx="2933700" cy="2343150"/>
            <wp:effectExtent l="0" t="0" r="0" b="0"/>
            <wp:docPr id="697355601"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ell pho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2343150"/>
                    </a:xfrm>
                    <a:prstGeom prst="rect">
                      <a:avLst/>
                    </a:prstGeom>
                    <a:noFill/>
                    <a:ln>
                      <a:noFill/>
                    </a:ln>
                  </pic:spPr>
                </pic:pic>
              </a:graphicData>
            </a:graphic>
          </wp:inline>
        </w:drawing>
      </w:r>
    </w:p>
    <w:p w14:paraId="12536E9D" w14:textId="4B2D68C3" w:rsidR="00680CF6" w:rsidRPr="00237D9B" w:rsidRDefault="00680CF6" w:rsidP="00680CF6">
      <w:pPr>
        <w:spacing w:line="480"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Figure 4.</w:t>
      </w:r>
      <w:r w:rsidRPr="00237D9B">
        <w:rPr>
          <w:rFonts w:ascii="Times New Roman" w:eastAsia="Calibri" w:hAnsi="Times New Roman" w:cs="Times New Roman"/>
          <w:sz w:val="24"/>
          <w:szCs w:val="24"/>
        </w:rPr>
        <w:t xml:space="preserve"> Diagram for system</w:t>
      </w:r>
      <w:r w:rsidR="003031CA" w:rsidRPr="00237D9B">
        <w:rPr>
          <w:rFonts w:ascii="Times New Roman" w:eastAsia="Calibri" w:hAnsi="Times New Roman" w:cs="Times New Roman"/>
          <w:sz w:val="24"/>
          <w:szCs w:val="24"/>
        </w:rPr>
        <w:t>at</w:t>
      </w:r>
      <w:r w:rsidRPr="00237D9B">
        <w:rPr>
          <w:rFonts w:ascii="Times New Roman" w:eastAsia="Calibri" w:hAnsi="Times New Roman" w:cs="Times New Roman"/>
          <w:sz w:val="24"/>
          <w:szCs w:val="24"/>
        </w:rPr>
        <w:t xml:space="preserve">ic random sampling of tillers with </w:t>
      </w:r>
      <w:r w:rsidR="005D3F8F" w:rsidRPr="00237D9B">
        <w:rPr>
          <w:rFonts w:ascii="Times New Roman" w:eastAsia="Calibri" w:hAnsi="Times New Roman" w:cs="Times New Roman"/>
          <w:sz w:val="24"/>
          <w:szCs w:val="24"/>
        </w:rPr>
        <w:t>experimental</w:t>
      </w:r>
      <w:r w:rsidRPr="00237D9B">
        <w:rPr>
          <w:rFonts w:ascii="Times New Roman" w:eastAsia="Calibri" w:hAnsi="Times New Roman" w:cs="Times New Roman"/>
          <w:sz w:val="24"/>
          <w:szCs w:val="24"/>
        </w:rPr>
        <w:t xml:space="preserve"> plots. </w:t>
      </w:r>
    </w:p>
    <w:p w14:paraId="2261A09C" w14:textId="15807BE8" w:rsidR="005828E6" w:rsidRPr="003560E0" w:rsidRDefault="009127D9" w:rsidP="003560E0">
      <w:pPr>
        <w:spacing w:line="480" w:lineRule="auto"/>
        <w:ind w:firstLine="720"/>
        <w:rPr>
          <w:rFonts w:ascii="Times New Roman" w:eastAsia="Calibri" w:hAnsi="Times New Roman" w:cs="Times New Roman"/>
          <w:sz w:val="24"/>
          <w:szCs w:val="24"/>
        </w:rPr>
      </w:pPr>
      <w:commentRangeStart w:id="5"/>
      <w:r w:rsidRPr="003560E0">
        <w:rPr>
          <w:rFonts w:ascii="Times New Roman" w:eastAsia="Calibri" w:hAnsi="Times New Roman" w:cs="Times New Roman"/>
          <w:sz w:val="24"/>
          <w:szCs w:val="24"/>
        </w:rPr>
        <w:t>Marked tillers for the interaction data (i.e.,</w:t>
      </w:r>
      <w:r w:rsidR="00296052" w:rsidRPr="003560E0">
        <w:rPr>
          <w:rFonts w:ascii="Times New Roman" w:eastAsia="Calibri" w:hAnsi="Times New Roman" w:cs="Times New Roman"/>
          <w:sz w:val="24"/>
          <w:szCs w:val="24"/>
        </w:rPr>
        <w:t xml:space="preserve"> Longitudinal,</w:t>
      </w:r>
      <w:r w:rsidRPr="003560E0">
        <w:rPr>
          <w:rFonts w:ascii="Times New Roman" w:eastAsia="Calibri" w:hAnsi="Times New Roman" w:cs="Times New Roman"/>
          <w:sz w:val="24"/>
          <w:szCs w:val="24"/>
        </w:rPr>
        <w:t xml:space="preserve"> Disease Data) </w:t>
      </w:r>
      <w:r w:rsidR="008F027F" w:rsidRPr="003560E0">
        <w:rPr>
          <w:rFonts w:ascii="Times New Roman" w:eastAsia="Calibri" w:hAnsi="Times New Roman" w:cs="Times New Roman"/>
          <w:sz w:val="24"/>
          <w:szCs w:val="24"/>
        </w:rPr>
        <w:t xml:space="preserve">were tagged using a plastic band placed just beneath the oldest living leaf on the tiller – all leaves above the band </w:t>
      </w:r>
      <w:r w:rsidR="00297E96">
        <w:rPr>
          <w:rFonts w:ascii="Times New Roman" w:eastAsia="Calibri" w:hAnsi="Times New Roman" w:cs="Times New Roman"/>
          <w:sz w:val="24"/>
          <w:szCs w:val="24"/>
        </w:rPr>
        <w:t>were</w:t>
      </w:r>
      <w:r w:rsidR="00297E96" w:rsidRPr="003560E0">
        <w:rPr>
          <w:rFonts w:ascii="Times New Roman" w:eastAsia="Calibri" w:hAnsi="Times New Roman" w:cs="Times New Roman"/>
          <w:sz w:val="24"/>
          <w:szCs w:val="24"/>
        </w:rPr>
        <w:t xml:space="preserve"> </w:t>
      </w:r>
      <w:r w:rsidR="008F027F" w:rsidRPr="003560E0">
        <w:rPr>
          <w:rFonts w:ascii="Times New Roman" w:eastAsia="Calibri" w:hAnsi="Times New Roman" w:cs="Times New Roman"/>
          <w:sz w:val="24"/>
          <w:szCs w:val="24"/>
        </w:rPr>
        <w:t xml:space="preserve">living and all leaves below the band </w:t>
      </w:r>
      <w:r w:rsidR="00297E96">
        <w:rPr>
          <w:rFonts w:ascii="Times New Roman" w:eastAsia="Calibri" w:hAnsi="Times New Roman" w:cs="Times New Roman"/>
          <w:sz w:val="24"/>
          <w:szCs w:val="24"/>
        </w:rPr>
        <w:t>were</w:t>
      </w:r>
      <w:r w:rsidR="00297E96" w:rsidRPr="003560E0">
        <w:rPr>
          <w:rFonts w:ascii="Times New Roman" w:eastAsia="Calibri" w:hAnsi="Times New Roman" w:cs="Times New Roman"/>
          <w:sz w:val="24"/>
          <w:szCs w:val="24"/>
        </w:rPr>
        <w:t xml:space="preserve"> </w:t>
      </w:r>
      <w:r w:rsidR="008F027F" w:rsidRPr="003560E0">
        <w:rPr>
          <w:rFonts w:ascii="Times New Roman" w:eastAsia="Calibri" w:hAnsi="Times New Roman" w:cs="Times New Roman"/>
          <w:sz w:val="24"/>
          <w:szCs w:val="24"/>
        </w:rPr>
        <w:t>senesced.</w:t>
      </w:r>
      <w:r w:rsidR="00296052" w:rsidRPr="003560E0">
        <w:rPr>
          <w:rFonts w:ascii="Times New Roman" w:eastAsia="Calibri" w:hAnsi="Times New Roman" w:cs="Times New Roman"/>
          <w:sz w:val="24"/>
          <w:szCs w:val="24"/>
        </w:rPr>
        <w:t xml:space="preserve"> All leaves on the tiller </w:t>
      </w:r>
      <w:r w:rsidR="00297E96">
        <w:rPr>
          <w:rFonts w:ascii="Times New Roman" w:eastAsia="Calibri" w:hAnsi="Times New Roman" w:cs="Times New Roman"/>
          <w:sz w:val="24"/>
          <w:szCs w:val="24"/>
        </w:rPr>
        <w:t xml:space="preserve">were </w:t>
      </w:r>
      <w:r w:rsidR="00296052" w:rsidRPr="003560E0">
        <w:rPr>
          <w:rFonts w:ascii="Times New Roman" w:eastAsia="Calibri" w:hAnsi="Times New Roman" w:cs="Times New Roman"/>
          <w:sz w:val="24"/>
          <w:szCs w:val="24"/>
        </w:rPr>
        <w:t>surveyed as per the monthly disease surveys. If the tiller died, we record</w:t>
      </w:r>
      <w:r w:rsidR="00D90EDE" w:rsidRPr="003560E0">
        <w:rPr>
          <w:rFonts w:ascii="Times New Roman" w:eastAsia="Calibri" w:hAnsi="Times New Roman" w:cs="Times New Roman"/>
          <w:sz w:val="24"/>
          <w:szCs w:val="24"/>
        </w:rPr>
        <w:t>ed</w:t>
      </w:r>
      <w:r w:rsidR="00296052" w:rsidRPr="003560E0">
        <w:rPr>
          <w:rFonts w:ascii="Times New Roman" w:eastAsia="Calibri" w:hAnsi="Times New Roman" w:cs="Times New Roman"/>
          <w:sz w:val="24"/>
          <w:szCs w:val="24"/>
        </w:rPr>
        <w:t xml:space="preserve"> the cause of death (disease, rodent, drought) and select</w:t>
      </w:r>
      <w:r w:rsidR="00297E96">
        <w:rPr>
          <w:rFonts w:ascii="Times New Roman" w:eastAsia="Calibri" w:hAnsi="Times New Roman" w:cs="Times New Roman"/>
          <w:sz w:val="24"/>
          <w:szCs w:val="24"/>
        </w:rPr>
        <w:t>ed</w:t>
      </w:r>
      <w:r w:rsidR="00296052" w:rsidRPr="003560E0">
        <w:rPr>
          <w:rFonts w:ascii="Times New Roman" w:eastAsia="Calibri" w:hAnsi="Times New Roman" w:cs="Times New Roman"/>
          <w:sz w:val="24"/>
          <w:szCs w:val="24"/>
        </w:rPr>
        <w:t xml:space="preserve"> a new tiller to survey. For resident tillers selected in plots (2018 data), we located an existing tiller that is closest in proximity, in any direction, to the tiller that died. We removed the band from the dead tiller and </w:t>
      </w:r>
      <w:r w:rsidR="005D3F8F" w:rsidRPr="003560E0">
        <w:rPr>
          <w:rFonts w:ascii="Times New Roman" w:eastAsia="Calibri" w:hAnsi="Times New Roman" w:cs="Times New Roman"/>
          <w:sz w:val="24"/>
          <w:szCs w:val="24"/>
        </w:rPr>
        <w:t>placed</w:t>
      </w:r>
      <w:r w:rsidR="00296052" w:rsidRPr="003560E0">
        <w:rPr>
          <w:rFonts w:ascii="Times New Roman" w:eastAsia="Calibri" w:hAnsi="Times New Roman" w:cs="Times New Roman"/>
          <w:sz w:val="24"/>
          <w:szCs w:val="24"/>
        </w:rPr>
        <w:t xml:space="preserve"> it below the oldest living leaf on the new tiller. A new Tiller ID </w:t>
      </w:r>
      <w:r w:rsidR="00297E96">
        <w:rPr>
          <w:rFonts w:ascii="Times New Roman" w:eastAsia="Calibri" w:hAnsi="Times New Roman" w:cs="Times New Roman"/>
          <w:sz w:val="24"/>
          <w:szCs w:val="24"/>
        </w:rPr>
        <w:t>wa</w:t>
      </w:r>
      <w:r w:rsidR="00297E96" w:rsidRPr="003560E0">
        <w:rPr>
          <w:rFonts w:ascii="Times New Roman" w:eastAsia="Calibri" w:hAnsi="Times New Roman" w:cs="Times New Roman"/>
          <w:sz w:val="24"/>
          <w:szCs w:val="24"/>
        </w:rPr>
        <w:t xml:space="preserve">s </w:t>
      </w:r>
      <w:r w:rsidR="00296052" w:rsidRPr="003560E0">
        <w:rPr>
          <w:rFonts w:ascii="Times New Roman" w:eastAsia="Calibri" w:hAnsi="Times New Roman" w:cs="Times New Roman"/>
          <w:sz w:val="24"/>
          <w:szCs w:val="24"/>
        </w:rPr>
        <w:t>assigned. For outplants growing in pots (2017 data), we randomly picked another tiller in the pot for tracking</w:t>
      </w:r>
      <w:r w:rsidR="00B432A5" w:rsidRPr="003560E0">
        <w:rPr>
          <w:rFonts w:ascii="Times New Roman" w:eastAsia="Calibri" w:hAnsi="Times New Roman" w:cs="Times New Roman"/>
          <w:sz w:val="24"/>
          <w:szCs w:val="24"/>
        </w:rPr>
        <w:t>, here we re</w:t>
      </w:r>
      <w:r w:rsidR="00296052" w:rsidRPr="003560E0">
        <w:rPr>
          <w:rFonts w:ascii="Times New Roman" w:eastAsia="Calibri" w:hAnsi="Times New Roman" w:cs="Times New Roman"/>
          <w:sz w:val="24"/>
          <w:szCs w:val="24"/>
        </w:rPr>
        <w:t>move</w:t>
      </w:r>
      <w:r w:rsidR="00B432A5" w:rsidRPr="003560E0">
        <w:rPr>
          <w:rFonts w:ascii="Times New Roman" w:eastAsia="Calibri" w:hAnsi="Times New Roman" w:cs="Times New Roman"/>
          <w:sz w:val="24"/>
          <w:szCs w:val="24"/>
        </w:rPr>
        <w:t>d</w:t>
      </w:r>
      <w:r w:rsidR="00296052" w:rsidRPr="003560E0">
        <w:rPr>
          <w:rFonts w:ascii="Times New Roman" w:eastAsia="Calibri" w:hAnsi="Times New Roman" w:cs="Times New Roman"/>
          <w:sz w:val="24"/>
          <w:szCs w:val="24"/>
        </w:rPr>
        <w:t xml:space="preserve"> the plastic ID band from the dead tiller and place</w:t>
      </w:r>
      <w:r w:rsidR="00297E96">
        <w:rPr>
          <w:rFonts w:ascii="Times New Roman" w:eastAsia="Calibri" w:hAnsi="Times New Roman" w:cs="Times New Roman"/>
          <w:sz w:val="24"/>
          <w:szCs w:val="24"/>
        </w:rPr>
        <w:t>d</w:t>
      </w:r>
      <w:r w:rsidR="00296052" w:rsidRPr="003560E0">
        <w:rPr>
          <w:rFonts w:ascii="Times New Roman" w:eastAsia="Calibri" w:hAnsi="Times New Roman" w:cs="Times New Roman"/>
          <w:sz w:val="24"/>
          <w:szCs w:val="24"/>
        </w:rPr>
        <w:t xml:space="preserve"> it below the oldest living leaf on the new tiller</w:t>
      </w:r>
      <w:r w:rsidR="00B432A5" w:rsidRPr="003560E0">
        <w:rPr>
          <w:rFonts w:ascii="Times New Roman" w:eastAsia="Calibri" w:hAnsi="Times New Roman" w:cs="Times New Roman"/>
          <w:sz w:val="24"/>
          <w:szCs w:val="24"/>
        </w:rPr>
        <w:t>. B</w:t>
      </w:r>
      <w:r w:rsidR="00296052" w:rsidRPr="003560E0">
        <w:rPr>
          <w:rFonts w:ascii="Times New Roman" w:eastAsia="Calibri" w:hAnsi="Times New Roman" w:cs="Times New Roman"/>
          <w:sz w:val="24"/>
          <w:szCs w:val="24"/>
        </w:rPr>
        <w:t xml:space="preserve">ecause the fescue plant </w:t>
      </w:r>
      <w:r w:rsidR="00D90EDE" w:rsidRPr="003560E0">
        <w:rPr>
          <w:rFonts w:ascii="Times New Roman" w:eastAsia="Calibri" w:hAnsi="Times New Roman" w:cs="Times New Roman"/>
          <w:sz w:val="24"/>
          <w:szCs w:val="24"/>
        </w:rPr>
        <w:t xml:space="preserve">was </w:t>
      </w:r>
      <w:r w:rsidR="00296052" w:rsidRPr="003560E0">
        <w:rPr>
          <w:rFonts w:ascii="Times New Roman" w:eastAsia="Calibri" w:hAnsi="Times New Roman" w:cs="Times New Roman"/>
          <w:sz w:val="24"/>
          <w:szCs w:val="24"/>
        </w:rPr>
        <w:t xml:space="preserve">in a pot, we </w:t>
      </w:r>
      <w:r w:rsidR="00D90EDE" w:rsidRPr="003560E0">
        <w:rPr>
          <w:rFonts w:ascii="Times New Roman" w:eastAsia="Calibri" w:hAnsi="Times New Roman" w:cs="Times New Roman"/>
          <w:sz w:val="24"/>
          <w:szCs w:val="24"/>
        </w:rPr>
        <w:t xml:space="preserve">knew </w:t>
      </w:r>
      <w:r w:rsidR="00296052" w:rsidRPr="003560E0">
        <w:rPr>
          <w:rFonts w:ascii="Times New Roman" w:eastAsia="Calibri" w:hAnsi="Times New Roman" w:cs="Times New Roman"/>
          <w:sz w:val="24"/>
          <w:szCs w:val="24"/>
        </w:rPr>
        <w:t xml:space="preserve">that all the tillers </w:t>
      </w:r>
      <w:r w:rsidR="00D90EDE" w:rsidRPr="003560E0">
        <w:rPr>
          <w:rFonts w:ascii="Times New Roman" w:eastAsia="Calibri" w:hAnsi="Times New Roman" w:cs="Times New Roman"/>
          <w:sz w:val="24"/>
          <w:szCs w:val="24"/>
        </w:rPr>
        <w:t xml:space="preserve">were </w:t>
      </w:r>
      <w:r w:rsidR="00296052" w:rsidRPr="003560E0">
        <w:rPr>
          <w:rFonts w:ascii="Times New Roman" w:eastAsia="Calibri" w:hAnsi="Times New Roman" w:cs="Times New Roman"/>
          <w:sz w:val="24"/>
          <w:szCs w:val="24"/>
        </w:rPr>
        <w:t>from the same individual</w:t>
      </w:r>
      <w:r w:rsidR="00B432A5" w:rsidRPr="003560E0">
        <w:rPr>
          <w:rFonts w:ascii="Times New Roman" w:eastAsia="Calibri" w:hAnsi="Times New Roman" w:cs="Times New Roman"/>
          <w:sz w:val="24"/>
          <w:szCs w:val="24"/>
        </w:rPr>
        <w:t xml:space="preserve">, so we </w:t>
      </w:r>
      <w:r w:rsidR="00296052" w:rsidRPr="003560E0">
        <w:rPr>
          <w:rFonts w:ascii="Times New Roman" w:eastAsia="Calibri" w:hAnsi="Times New Roman" w:cs="Times New Roman"/>
          <w:sz w:val="24"/>
          <w:szCs w:val="24"/>
        </w:rPr>
        <w:t>assign</w:t>
      </w:r>
      <w:r w:rsidR="00B432A5" w:rsidRPr="003560E0">
        <w:rPr>
          <w:rFonts w:ascii="Times New Roman" w:eastAsia="Calibri" w:hAnsi="Times New Roman" w:cs="Times New Roman"/>
          <w:sz w:val="24"/>
          <w:szCs w:val="24"/>
        </w:rPr>
        <w:t>ed</w:t>
      </w:r>
      <w:r w:rsidR="00296052" w:rsidRPr="003560E0">
        <w:rPr>
          <w:rFonts w:ascii="Times New Roman" w:eastAsia="Calibri" w:hAnsi="Times New Roman" w:cs="Times New Roman"/>
          <w:sz w:val="24"/>
          <w:szCs w:val="24"/>
        </w:rPr>
        <w:t xml:space="preserve"> a new tiller ID, but not a new plant ID.</w:t>
      </w:r>
      <w:commentRangeEnd w:id="5"/>
      <w:r w:rsidR="00835BFF">
        <w:rPr>
          <w:rStyle w:val="CommentReference"/>
        </w:rPr>
        <w:commentReference w:id="5"/>
      </w:r>
    </w:p>
    <w:p w14:paraId="37FAC000" w14:textId="22F7E238" w:rsidR="009127D9" w:rsidRPr="003560E0" w:rsidRDefault="00D90EDE" w:rsidP="003560E0">
      <w:pPr>
        <w:spacing w:line="480" w:lineRule="auto"/>
        <w:ind w:firstLine="720"/>
        <w:rPr>
          <w:rFonts w:ascii="Times New Roman" w:eastAsia="Calibri" w:hAnsi="Times New Roman" w:cs="Times New Roman"/>
          <w:sz w:val="24"/>
          <w:szCs w:val="24"/>
        </w:rPr>
      </w:pPr>
      <w:proofErr w:type="spellStart"/>
      <w:r w:rsidRPr="003560E0">
        <w:rPr>
          <w:rFonts w:ascii="Times New Roman" w:eastAsia="Calibri" w:hAnsi="Times New Roman" w:cs="Times New Roman"/>
          <w:i/>
          <w:iCs/>
          <w:sz w:val="24"/>
          <w:szCs w:val="24"/>
        </w:rPr>
        <w:lastRenderedPageBreak/>
        <w:t>Epichloë</w:t>
      </w:r>
      <w:proofErr w:type="spellEnd"/>
      <w:r w:rsidRPr="003560E0">
        <w:rPr>
          <w:i/>
          <w:iCs/>
        </w:rPr>
        <w:t xml:space="preserve"> </w:t>
      </w:r>
      <w:proofErr w:type="spellStart"/>
      <w:r w:rsidRPr="003560E0">
        <w:rPr>
          <w:rFonts w:ascii="Times New Roman" w:eastAsia="Calibri" w:hAnsi="Times New Roman" w:cs="Times New Roman"/>
          <w:i/>
          <w:iCs/>
          <w:sz w:val="24"/>
          <w:szCs w:val="24"/>
        </w:rPr>
        <w:t>coenophiala</w:t>
      </w:r>
      <w:proofErr w:type="spellEnd"/>
      <w:r w:rsidRPr="003560E0" w:rsidDel="00D90EDE">
        <w:rPr>
          <w:rFonts w:ascii="Times New Roman" w:eastAsia="Calibri" w:hAnsi="Times New Roman" w:cs="Times New Roman"/>
          <w:sz w:val="24"/>
          <w:szCs w:val="24"/>
        </w:rPr>
        <w:t xml:space="preserve"> </w:t>
      </w:r>
      <w:r w:rsidR="009127D9" w:rsidRPr="003560E0">
        <w:rPr>
          <w:rFonts w:ascii="Times New Roman" w:eastAsia="Calibri" w:hAnsi="Times New Roman" w:cs="Times New Roman"/>
          <w:sz w:val="24"/>
          <w:szCs w:val="24"/>
        </w:rPr>
        <w:t xml:space="preserve">infection status (i.e., Endophyte data in section 2.a) </w:t>
      </w:r>
      <w:r w:rsidR="00A840B3" w:rsidRPr="003560E0">
        <w:rPr>
          <w:rFonts w:ascii="Times New Roman" w:eastAsia="Calibri" w:hAnsi="Times New Roman" w:cs="Times New Roman"/>
          <w:sz w:val="24"/>
          <w:szCs w:val="24"/>
        </w:rPr>
        <w:t xml:space="preserve">was assayed using </w:t>
      </w:r>
      <w:r w:rsidR="002A34B2" w:rsidRPr="003560E0">
        <w:rPr>
          <w:rFonts w:ascii="Times New Roman" w:eastAsia="Calibri" w:hAnsi="Times New Roman" w:cs="Times New Roman"/>
          <w:sz w:val="24"/>
          <w:szCs w:val="24"/>
        </w:rPr>
        <w:t>an immunoblot assay (</w:t>
      </w:r>
      <w:proofErr w:type="spellStart"/>
      <w:r w:rsidR="002A34B2" w:rsidRPr="003560E0">
        <w:rPr>
          <w:rFonts w:ascii="Times New Roman" w:eastAsia="Calibri" w:hAnsi="Times New Roman" w:cs="Times New Roman"/>
          <w:sz w:val="24"/>
          <w:szCs w:val="24"/>
        </w:rPr>
        <w:t>Agrinostics</w:t>
      </w:r>
      <w:proofErr w:type="spellEnd"/>
      <w:r w:rsidR="002A34B2" w:rsidRPr="003560E0">
        <w:rPr>
          <w:rFonts w:ascii="Times New Roman" w:eastAsia="Calibri" w:hAnsi="Times New Roman" w:cs="Times New Roman"/>
          <w:sz w:val="24"/>
          <w:szCs w:val="24"/>
        </w:rPr>
        <w:t xml:space="preserve"> Ltd. Co, Watkinsville, GA, USA)</w:t>
      </w:r>
      <w:r w:rsidR="00CC7A3D" w:rsidRPr="003560E0">
        <w:rPr>
          <w:rFonts w:ascii="Times New Roman" w:eastAsia="Calibri" w:hAnsi="Times New Roman" w:cs="Times New Roman"/>
          <w:sz w:val="24"/>
          <w:szCs w:val="24"/>
        </w:rPr>
        <w:t xml:space="preserve"> following directions by the </w:t>
      </w:r>
      <w:r w:rsidR="00C23790" w:rsidRPr="003560E0">
        <w:rPr>
          <w:rFonts w:ascii="Times New Roman" w:eastAsia="Calibri" w:hAnsi="Times New Roman" w:cs="Times New Roman"/>
          <w:sz w:val="24"/>
          <w:szCs w:val="24"/>
        </w:rPr>
        <w:t>manufacturer</w:t>
      </w:r>
      <w:r w:rsidR="002A34B2" w:rsidRPr="003560E0">
        <w:rPr>
          <w:rFonts w:ascii="Times New Roman" w:eastAsia="Calibri" w:hAnsi="Times New Roman" w:cs="Times New Roman"/>
          <w:sz w:val="24"/>
          <w:szCs w:val="24"/>
        </w:rPr>
        <w:t>.</w:t>
      </w:r>
      <w:r w:rsidR="001114A1" w:rsidRPr="003560E0">
        <w:rPr>
          <w:rFonts w:ascii="Times New Roman" w:eastAsia="Calibri" w:hAnsi="Times New Roman" w:cs="Times New Roman"/>
          <w:sz w:val="24"/>
          <w:szCs w:val="24"/>
        </w:rPr>
        <w:t xml:space="preserve"> </w:t>
      </w:r>
      <w:r w:rsidR="00C23790" w:rsidRPr="003560E0">
        <w:rPr>
          <w:rFonts w:ascii="Times New Roman" w:eastAsia="Calibri" w:hAnsi="Times New Roman" w:cs="Times New Roman"/>
          <w:sz w:val="24"/>
          <w:szCs w:val="24"/>
        </w:rPr>
        <w:t>To assess infection, t</w:t>
      </w:r>
      <w:r w:rsidR="001114A1" w:rsidRPr="003560E0">
        <w:rPr>
          <w:rFonts w:ascii="Times New Roman" w:eastAsia="Calibri" w:hAnsi="Times New Roman" w:cs="Times New Roman"/>
          <w:sz w:val="24"/>
          <w:szCs w:val="24"/>
        </w:rPr>
        <w:t>illers were harvested from the field, put on ice, and stored in -20</w:t>
      </w:r>
      <w:r w:rsidR="00277798" w:rsidRPr="003560E0">
        <w:rPr>
          <w:rFonts w:ascii="Times New Roman" w:eastAsia="Calibri" w:hAnsi="Times New Roman" w:cs="Times New Roman"/>
          <w:sz w:val="24"/>
          <w:szCs w:val="24"/>
        </w:rPr>
        <w:t xml:space="preserve"> °</w:t>
      </w:r>
      <w:r w:rsidR="001114A1" w:rsidRPr="003560E0">
        <w:rPr>
          <w:rFonts w:ascii="Times New Roman" w:eastAsia="Calibri" w:hAnsi="Times New Roman" w:cs="Times New Roman"/>
          <w:sz w:val="24"/>
          <w:szCs w:val="24"/>
        </w:rPr>
        <w:t xml:space="preserve">C freezer until processed in the lab. A </w:t>
      </w:r>
      <w:r w:rsidR="00420360">
        <w:rPr>
          <w:rFonts w:ascii="Times New Roman" w:eastAsia="Calibri" w:hAnsi="Times New Roman" w:cs="Times New Roman"/>
          <w:sz w:val="24"/>
          <w:szCs w:val="24"/>
        </w:rPr>
        <w:t>1.6</w:t>
      </w:r>
      <w:commentRangeStart w:id="6"/>
      <w:r w:rsidR="001114A1" w:rsidRPr="003560E0">
        <w:rPr>
          <w:rFonts w:ascii="Times New Roman" w:eastAsia="Calibri" w:hAnsi="Times New Roman" w:cs="Times New Roman"/>
          <w:sz w:val="24"/>
          <w:szCs w:val="24"/>
        </w:rPr>
        <w:t xml:space="preserve"> to </w:t>
      </w:r>
      <w:r w:rsidR="00420360">
        <w:rPr>
          <w:rFonts w:ascii="Times New Roman" w:eastAsia="Calibri" w:hAnsi="Times New Roman" w:cs="Times New Roman"/>
          <w:sz w:val="24"/>
          <w:szCs w:val="24"/>
        </w:rPr>
        <w:t>3.2</w:t>
      </w:r>
      <w:r w:rsidR="001114A1" w:rsidRPr="003560E0">
        <w:rPr>
          <w:rFonts w:ascii="Times New Roman" w:eastAsia="Calibri" w:hAnsi="Times New Roman" w:cs="Times New Roman"/>
          <w:sz w:val="24"/>
          <w:szCs w:val="24"/>
        </w:rPr>
        <w:t>-</w:t>
      </w:r>
      <w:r w:rsidR="00420360">
        <w:rPr>
          <w:rFonts w:ascii="Times New Roman" w:eastAsia="Calibri" w:hAnsi="Times New Roman" w:cs="Times New Roman"/>
          <w:sz w:val="24"/>
          <w:szCs w:val="24"/>
        </w:rPr>
        <w:t>mm</w:t>
      </w:r>
      <w:r w:rsidR="001114A1" w:rsidRPr="003560E0">
        <w:rPr>
          <w:rFonts w:ascii="Times New Roman" w:eastAsia="Calibri" w:hAnsi="Times New Roman" w:cs="Times New Roman"/>
          <w:sz w:val="24"/>
          <w:szCs w:val="24"/>
        </w:rPr>
        <w:t>-thick</w:t>
      </w:r>
      <w:commentRangeEnd w:id="6"/>
      <w:r w:rsidR="00297E96">
        <w:rPr>
          <w:rStyle w:val="CommentReference"/>
        </w:rPr>
        <w:commentReference w:id="6"/>
      </w:r>
      <w:r w:rsidR="001114A1" w:rsidRPr="003560E0">
        <w:rPr>
          <w:rFonts w:ascii="Times New Roman" w:eastAsia="Calibri" w:hAnsi="Times New Roman" w:cs="Times New Roman"/>
          <w:sz w:val="24"/>
          <w:szCs w:val="24"/>
        </w:rPr>
        <w:t xml:space="preserve"> </w:t>
      </w:r>
      <w:r w:rsidR="00297E96" w:rsidRPr="003560E0">
        <w:rPr>
          <w:rFonts w:ascii="Times New Roman" w:eastAsia="Calibri" w:hAnsi="Times New Roman" w:cs="Times New Roman"/>
          <w:sz w:val="24"/>
          <w:szCs w:val="24"/>
        </w:rPr>
        <w:t>cross</w:t>
      </w:r>
      <w:r w:rsidR="00297E96">
        <w:rPr>
          <w:rFonts w:ascii="Times New Roman" w:eastAsia="Calibri" w:hAnsi="Times New Roman" w:cs="Times New Roman"/>
          <w:sz w:val="24"/>
          <w:szCs w:val="24"/>
        </w:rPr>
        <w:t>-</w:t>
      </w:r>
      <w:r w:rsidR="001114A1" w:rsidRPr="003560E0">
        <w:rPr>
          <w:rFonts w:ascii="Times New Roman" w:eastAsia="Calibri" w:hAnsi="Times New Roman" w:cs="Times New Roman"/>
          <w:sz w:val="24"/>
          <w:szCs w:val="24"/>
        </w:rPr>
        <w:t xml:space="preserve">section taken from about </w:t>
      </w:r>
      <w:r w:rsidR="00420360">
        <w:rPr>
          <w:rFonts w:ascii="Times New Roman" w:eastAsia="Calibri" w:hAnsi="Times New Roman" w:cs="Times New Roman"/>
          <w:sz w:val="24"/>
          <w:szCs w:val="24"/>
        </w:rPr>
        <w:t>3.2</w:t>
      </w:r>
      <w:commentRangeStart w:id="7"/>
      <w:r w:rsidR="001114A1" w:rsidRPr="003560E0">
        <w:rPr>
          <w:rFonts w:ascii="Times New Roman" w:eastAsia="Calibri" w:hAnsi="Times New Roman" w:cs="Times New Roman"/>
          <w:sz w:val="24"/>
          <w:szCs w:val="24"/>
          <w:vertAlign w:val="superscript"/>
        </w:rPr>
        <w:t xml:space="preserve"> </w:t>
      </w:r>
      <w:commentRangeEnd w:id="7"/>
      <w:r w:rsidR="00420360">
        <w:rPr>
          <w:rFonts w:ascii="Times New Roman" w:eastAsia="Calibri" w:hAnsi="Times New Roman" w:cs="Times New Roman"/>
          <w:sz w:val="24"/>
          <w:szCs w:val="24"/>
        </w:rPr>
        <w:t>mm</w:t>
      </w:r>
      <w:r w:rsidR="00297E96">
        <w:rPr>
          <w:rStyle w:val="CommentReference"/>
        </w:rPr>
        <w:commentReference w:id="7"/>
      </w:r>
      <w:r w:rsidR="001114A1" w:rsidRPr="003560E0">
        <w:rPr>
          <w:rFonts w:ascii="Times New Roman" w:eastAsia="Calibri" w:hAnsi="Times New Roman" w:cs="Times New Roman"/>
          <w:sz w:val="24"/>
          <w:szCs w:val="24"/>
        </w:rPr>
        <w:t xml:space="preserve"> from the base of the stored tiller was used in the immunoblot assay</w:t>
      </w:r>
      <w:r w:rsidR="00C23790" w:rsidRPr="003560E0">
        <w:rPr>
          <w:rFonts w:ascii="Times New Roman" w:eastAsia="Calibri" w:hAnsi="Times New Roman" w:cs="Times New Roman"/>
          <w:sz w:val="24"/>
          <w:szCs w:val="24"/>
        </w:rPr>
        <w:t xml:space="preserve">. </w:t>
      </w:r>
    </w:p>
    <w:p w14:paraId="37F6ECB4" w14:textId="313CB850" w:rsidR="002A34B2" w:rsidRPr="003560E0" w:rsidRDefault="002A34B2" w:rsidP="003560E0">
      <w:pPr>
        <w:spacing w:line="480" w:lineRule="auto"/>
        <w:ind w:firstLine="720"/>
        <w:rPr>
          <w:rFonts w:ascii="Times New Roman" w:eastAsia="Calibri" w:hAnsi="Times New Roman" w:cs="Times New Roman"/>
          <w:sz w:val="24"/>
          <w:szCs w:val="24"/>
        </w:rPr>
      </w:pPr>
      <w:r w:rsidRPr="003560E0">
        <w:rPr>
          <w:rFonts w:ascii="Times New Roman" w:eastAsia="Times New Roman" w:hAnsi="Times New Roman" w:cs="Times New Roman"/>
          <w:sz w:val="24"/>
          <w:szCs w:val="24"/>
        </w:rPr>
        <w:t>For the plant community data</w:t>
      </w:r>
      <w:r w:rsidRPr="003560E0">
        <w:rPr>
          <w:rFonts w:ascii="Times New Roman" w:eastAsia="Calibri" w:hAnsi="Times New Roman" w:cs="Times New Roman"/>
          <w:sz w:val="24"/>
          <w:szCs w:val="24"/>
        </w:rPr>
        <w:t xml:space="preserve"> (Plant community data in section 2.a)</w:t>
      </w:r>
      <w:r w:rsidRPr="003560E0">
        <w:rPr>
          <w:rFonts w:ascii="Times New Roman" w:eastAsia="Times New Roman" w:hAnsi="Times New Roman" w:cs="Times New Roman"/>
          <w:sz w:val="24"/>
          <w:szCs w:val="24"/>
        </w:rPr>
        <w:t xml:space="preserve">, we measured the absolute cover of </w:t>
      </w:r>
      <w:r w:rsidR="00233799">
        <w:rPr>
          <w:rFonts w:ascii="Times New Roman" w:eastAsia="Times New Roman" w:hAnsi="Times New Roman" w:cs="Times New Roman"/>
          <w:sz w:val="24"/>
          <w:szCs w:val="24"/>
        </w:rPr>
        <w:t>every</w:t>
      </w:r>
      <w:r w:rsidR="00233799" w:rsidRPr="003560E0">
        <w:rPr>
          <w:rFonts w:ascii="Times New Roman" w:eastAsia="Times New Roman" w:hAnsi="Times New Roman" w:cs="Times New Roman"/>
          <w:sz w:val="24"/>
          <w:szCs w:val="24"/>
        </w:rPr>
        <w:t xml:space="preserve"> </w:t>
      </w:r>
      <w:r w:rsidRPr="003560E0">
        <w:rPr>
          <w:rFonts w:ascii="Times New Roman" w:eastAsia="Times New Roman" w:hAnsi="Times New Roman" w:cs="Times New Roman"/>
          <w:sz w:val="24"/>
          <w:szCs w:val="24"/>
        </w:rPr>
        <w:t>plant species independently</w:t>
      </w:r>
      <w:r w:rsidR="005A5D9B" w:rsidRPr="003560E0">
        <w:rPr>
          <w:rFonts w:ascii="Times New Roman" w:eastAsia="Times New Roman" w:hAnsi="Times New Roman" w:cs="Times New Roman"/>
          <w:sz w:val="24"/>
          <w:szCs w:val="24"/>
        </w:rPr>
        <w:t xml:space="preserve"> from each other since</w:t>
      </w:r>
      <w:r w:rsidRPr="003560E0">
        <w:rPr>
          <w:rFonts w:ascii="Times New Roman" w:eastAsia="Times New Roman" w:hAnsi="Times New Roman" w:cs="Times New Roman"/>
          <w:sz w:val="24"/>
          <w:szCs w:val="24"/>
        </w:rPr>
        <w:t xml:space="preserve"> plants may overlap spatially</w:t>
      </w:r>
      <w:r w:rsidR="005A5D9B" w:rsidRPr="003560E0">
        <w:rPr>
          <w:rFonts w:ascii="Times New Roman" w:eastAsia="Times New Roman" w:hAnsi="Times New Roman" w:cs="Times New Roman"/>
          <w:sz w:val="24"/>
          <w:szCs w:val="24"/>
        </w:rPr>
        <w:t>.</w:t>
      </w:r>
      <w:r w:rsidRPr="003560E0">
        <w:rPr>
          <w:rFonts w:ascii="Times New Roman" w:eastAsia="Times New Roman" w:hAnsi="Times New Roman" w:cs="Times New Roman"/>
          <w:sz w:val="24"/>
          <w:szCs w:val="24"/>
        </w:rPr>
        <w:t xml:space="preserve"> </w:t>
      </w:r>
      <w:r w:rsidR="005A5D9B" w:rsidRPr="003560E0">
        <w:rPr>
          <w:rFonts w:ascii="Times New Roman" w:eastAsia="Times New Roman" w:hAnsi="Times New Roman" w:cs="Times New Roman"/>
          <w:sz w:val="24"/>
          <w:szCs w:val="24"/>
        </w:rPr>
        <w:t>Thus,</w:t>
      </w:r>
      <w:r w:rsidRPr="003560E0">
        <w:rPr>
          <w:rFonts w:ascii="Times New Roman" w:eastAsia="Times New Roman" w:hAnsi="Times New Roman" w:cs="Times New Roman"/>
          <w:sz w:val="24"/>
          <w:szCs w:val="24"/>
        </w:rPr>
        <w:t xml:space="preserve"> total cover</w:t>
      </w:r>
      <w:r w:rsidR="005A5D9B" w:rsidRPr="003560E0">
        <w:rPr>
          <w:rFonts w:ascii="Times New Roman" w:eastAsia="Times New Roman" w:hAnsi="Times New Roman" w:cs="Times New Roman"/>
          <w:sz w:val="24"/>
          <w:szCs w:val="24"/>
        </w:rPr>
        <w:t xml:space="preserve"> within a plot can</w:t>
      </w:r>
      <w:r w:rsidRPr="003560E0">
        <w:rPr>
          <w:rFonts w:ascii="Times New Roman" w:eastAsia="Times New Roman" w:hAnsi="Times New Roman" w:cs="Times New Roman"/>
          <w:sz w:val="24"/>
          <w:szCs w:val="24"/>
        </w:rPr>
        <w:t xml:space="preserve"> </w:t>
      </w:r>
      <w:r w:rsidR="00041259" w:rsidRPr="003560E0">
        <w:rPr>
          <w:rFonts w:ascii="Times New Roman" w:eastAsia="Times New Roman" w:hAnsi="Times New Roman" w:cs="Times New Roman"/>
          <w:sz w:val="24"/>
          <w:szCs w:val="24"/>
        </w:rPr>
        <w:t>exceed</w:t>
      </w:r>
      <w:r w:rsidRPr="003560E0">
        <w:rPr>
          <w:rFonts w:ascii="Times New Roman" w:eastAsia="Times New Roman" w:hAnsi="Times New Roman" w:cs="Times New Roman"/>
          <w:sz w:val="24"/>
          <w:szCs w:val="24"/>
        </w:rPr>
        <w:t xml:space="preserve"> 100% in plots. </w:t>
      </w:r>
    </w:p>
    <w:p w14:paraId="46A83265" w14:textId="4BCD2DB4" w:rsidR="002A34B2" w:rsidRPr="003560E0" w:rsidRDefault="002A34B2" w:rsidP="003560E0">
      <w:pPr>
        <w:spacing w:line="480" w:lineRule="auto"/>
        <w:ind w:firstLine="720"/>
        <w:rPr>
          <w:rFonts w:ascii="Times New Roman" w:eastAsia="Calibri" w:hAnsi="Times New Roman" w:cs="Times New Roman"/>
          <w:sz w:val="24"/>
          <w:szCs w:val="24"/>
        </w:rPr>
      </w:pPr>
      <w:r w:rsidRPr="003560E0">
        <w:rPr>
          <w:rFonts w:ascii="Times New Roman" w:eastAsia="Times New Roman" w:hAnsi="Times New Roman" w:cs="Times New Roman"/>
          <w:sz w:val="24"/>
          <w:szCs w:val="24"/>
        </w:rPr>
        <w:t xml:space="preserve">The </w:t>
      </w:r>
      <w:r w:rsidR="00425489" w:rsidRPr="003560E0">
        <w:rPr>
          <w:rFonts w:ascii="Times New Roman" w:eastAsia="Times New Roman" w:hAnsi="Times New Roman" w:cs="Times New Roman"/>
          <w:sz w:val="24"/>
          <w:szCs w:val="24"/>
        </w:rPr>
        <w:t xml:space="preserve">method </w:t>
      </w:r>
      <w:r w:rsidRPr="003560E0">
        <w:rPr>
          <w:rFonts w:ascii="Times New Roman" w:eastAsia="Times New Roman" w:hAnsi="Times New Roman" w:cs="Times New Roman"/>
          <w:sz w:val="24"/>
          <w:szCs w:val="24"/>
        </w:rPr>
        <w:t xml:space="preserve">of </w:t>
      </w:r>
      <w:r w:rsidR="00425489" w:rsidRPr="003560E0">
        <w:rPr>
          <w:rFonts w:ascii="Times New Roman" w:eastAsia="Times New Roman" w:hAnsi="Times New Roman" w:cs="Times New Roman"/>
          <w:sz w:val="24"/>
          <w:szCs w:val="24"/>
        </w:rPr>
        <w:t xml:space="preserve">collecting </w:t>
      </w:r>
      <w:r w:rsidRPr="003560E0">
        <w:rPr>
          <w:rFonts w:ascii="Times New Roman" w:eastAsia="Times New Roman" w:hAnsi="Times New Roman" w:cs="Times New Roman"/>
          <w:sz w:val="24"/>
          <w:szCs w:val="24"/>
        </w:rPr>
        <w:t xml:space="preserve">biomass </w:t>
      </w:r>
      <w:r w:rsidRPr="003560E0">
        <w:rPr>
          <w:rFonts w:ascii="Times New Roman" w:eastAsia="Calibri" w:hAnsi="Times New Roman" w:cs="Times New Roman"/>
          <w:sz w:val="24"/>
          <w:szCs w:val="24"/>
        </w:rPr>
        <w:t>(Biomass data in section 2.a)</w:t>
      </w:r>
      <w:r w:rsidRPr="003560E0">
        <w:rPr>
          <w:rFonts w:ascii="Times New Roman" w:eastAsia="Times New Roman" w:hAnsi="Times New Roman" w:cs="Times New Roman"/>
          <w:sz w:val="24"/>
          <w:szCs w:val="24"/>
        </w:rPr>
        <w:t xml:space="preserve"> differed between years. </w:t>
      </w:r>
      <w:r w:rsidR="00740B7B">
        <w:rPr>
          <w:rFonts w:ascii="Times New Roman" w:eastAsia="Times New Roman" w:hAnsi="Times New Roman" w:cs="Times New Roman"/>
          <w:sz w:val="24"/>
          <w:szCs w:val="24"/>
        </w:rPr>
        <w:t xml:space="preserve">Specifically, we varied the area of </w:t>
      </w:r>
      <w:r w:rsidR="00297E96">
        <w:rPr>
          <w:rFonts w:ascii="Times New Roman" w:eastAsia="Times New Roman" w:hAnsi="Times New Roman" w:cs="Times New Roman"/>
          <w:sz w:val="24"/>
          <w:szCs w:val="24"/>
        </w:rPr>
        <w:t xml:space="preserve">the </w:t>
      </w:r>
      <w:r w:rsidR="00740B7B">
        <w:rPr>
          <w:rFonts w:ascii="Times New Roman" w:eastAsia="Times New Roman" w:hAnsi="Times New Roman" w:cs="Times New Roman"/>
          <w:sz w:val="24"/>
          <w:szCs w:val="24"/>
        </w:rPr>
        <w:t xml:space="preserve">harvested sample and whether or not biomass was sorted into different functional groups or </w:t>
      </w:r>
      <w:r w:rsidR="00E33923">
        <w:rPr>
          <w:rFonts w:ascii="Times New Roman" w:eastAsia="Times New Roman" w:hAnsi="Times New Roman" w:cs="Times New Roman"/>
          <w:sz w:val="24"/>
          <w:szCs w:val="24"/>
        </w:rPr>
        <w:t xml:space="preserve">left </w:t>
      </w:r>
      <w:r w:rsidR="00740B7B">
        <w:rPr>
          <w:rFonts w:ascii="Times New Roman" w:eastAsia="Times New Roman" w:hAnsi="Times New Roman" w:cs="Times New Roman"/>
          <w:sz w:val="24"/>
          <w:szCs w:val="24"/>
        </w:rPr>
        <w:t xml:space="preserve">unsorted. </w:t>
      </w:r>
      <w:r w:rsidRPr="003560E0">
        <w:rPr>
          <w:rFonts w:ascii="Times New Roman" w:eastAsia="Times New Roman" w:hAnsi="Times New Roman" w:cs="Times New Roman"/>
          <w:sz w:val="24"/>
          <w:szCs w:val="24"/>
        </w:rPr>
        <w:t>In 2017, a</w:t>
      </w:r>
      <w:r w:rsidR="00B364D0" w:rsidRPr="003560E0">
        <w:rPr>
          <w:rFonts w:ascii="Times New Roman" w:eastAsia="Times New Roman" w:hAnsi="Times New Roman" w:cs="Times New Roman"/>
          <w:sz w:val="24"/>
          <w:szCs w:val="24"/>
        </w:rPr>
        <w:t xml:space="preserve"> 0.75</w:t>
      </w:r>
      <w:r w:rsidR="00297E96">
        <w:rPr>
          <w:rFonts w:ascii="Times New Roman" w:eastAsia="Times New Roman" w:hAnsi="Times New Roman" w:cs="Times New Roman"/>
          <w:sz w:val="24"/>
          <w:szCs w:val="24"/>
        </w:rPr>
        <w:t>-m</w:t>
      </w:r>
      <w:r w:rsidR="00B364D0" w:rsidRPr="003560E0">
        <w:rPr>
          <w:rFonts w:ascii="Times New Roman" w:eastAsia="Times New Roman" w:hAnsi="Times New Roman" w:cs="Times New Roman"/>
          <w:sz w:val="24"/>
          <w:szCs w:val="24"/>
        </w:rPr>
        <w:t xml:space="preserve"> </w:t>
      </w:r>
      <w:r w:rsidR="00233799">
        <w:rPr>
          <w:rFonts w:ascii="Times New Roman" w:eastAsia="Times New Roman" w:hAnsi="Times New Roman" w:cs="Times New Roman"/>
          <w:sz w:val="24"/>
          <w:szCs w:val="24"/>
        </w:rPr>
        <w:t>×</w:t>
      </w:r>
      <w:r w:rsidR="00B364D0" w:rsidRPr="003560E0">
        <w:rPr>
          <w:rFonts w:ascii="Times New Roman" w:eastAsia="Times New Roman" w:hAnsi="Times New Roman" w:cs="Times New Roman"/>
          <w:sz w:val="24"/>
          <w:szCs w:val="24"/>
        </w:rPr>
        <w:t xml:space="preserve"> 0.75</w:t>
      </w:r>
      <w:r w:rsidR="00297E96">
        <w:rPr>
          <w:rFonts w:ascii="Times New Roman" w:eastAsia="Times New Roman" w:hAnsi="Times New Roman" w:cs="Times New Roman"/>
          <w:sz w:val="24"/>
          <w:szCs w:val="24"/>
        </w:rPr>
        <w:t>-</w:t>
      </w:r>
      <w:r w:rsidR="00B364D0" w:rsidRPr="003560E0">
        <w:rPr>
          <w:rFonts w:ascii="Times New Roman" w:eastAsia="Times New Roman" w:hAnsi="Times New Roman" w:cs="Times New Roman"/>
          <w:sz w:val="24"/>
          <w:szCs w:val="24"/>
        </w:rPr>
        <w:t>m</w:t>
      </w:r>
      <w:r w:rsidRPr="003560E0">
        <w:rPr>
          <w:rFonts w:ascii="Times New Roman" w:eastAsia="Times New Roman" w:hAnsi="Times New Roman" w:cs="Times New Roman"/>
          <w:sz w:val="24"/>
          <w:szCs w:val="24"/>
        </w:rPr>
        <w:t xml:space="preserve"> </w:t>
      </w:r>
      <w:r w:rsidR="00B364D0" w:rsidRPr="003560E0">
        <w:rPr>
          <w:rFonts w:ascii="Times New Roman" w:eastAsia="Times New Roman" w:hAnsi="Times New Roman" w:cs="Times New Roman"/>
          <w:sz w:val="24"/>
          <w:szCs w:val="24"/>
        </w:rPr>
        <w:t xml:space="preserve">(total area </w:t>
      </w:r>
      <w:r w:rsidRPr="003560E0">
        <w:rPr>
          <w:rFonts w:ascii="Times New Roman" w:eastAsia="Times New Roman" w:hAnsi="Times New Roman" w:cs="Times New Roman"/>
          <w:sz w:val="24"/>
          <w:szCs w:val="24"/>
        </w:rPr>
        <w:t>0.5625</w:t>
      </w:r>
      <w:r w:rsidR="009172B5" w:rsidRPr="003560E0">
        <w:rPr>
          <w:rFonts w:ascii="Times New Roman" w:eastAsia="Times New Roman" w:hAnsi="Times New Roman" w:cs="Times New Roman"/>
          <w:sz w:val="24"/>
          <w:szCs w:val="24"/>
        </w:rPr>
        <w:t xml:space="preserve"> </w:t>
      </w:r>
      <w:r w:rsidRPr="003560E0">
        <w:rPr>
          <w:rFonts w:ascii="Times New Roman" w:eastAsia="Times New Roman" w:hAnsi="Times New Roman" w:cs="Times New Roman"/>
          <w:sz w:val="24"/>
          <w:szCs w:val="24"/>
        </w:rPr>
        <w:t>m</w:t>
      </w:r>
      <w:r w:rsidRPr="003560E0">
        <w:rPr>
          <w:rFonts w:ascii="Times New Roman" w:eastAsia="Times New Roman" w:hAnsi="Times New Roman" w:cs="Times New Roman"/>
          <w:sz w:val="24"/>
          <w:szCs w:val="24"/>
          <w:vertAlign w:val="superscript"/>
        </w:rPr>
        <w:t>2</w:t>
      </w:r>
      <w:r w:rsidR="00B364D0" w:rsidRPr="003560E0">
        <w:rPr>
          <w:rFonts w:ascii="Times New Roman" w:eastAsia="Times New Roman" w:hAnsi="Times New Roman" w:cs="Times New Roman"/>
          <w:sz w:val="24"/>
          <w:szCs w:val="24"/>
        </w:rPr>
        <w:t xml:space="preserve">) </w:t>
      </w:r>
      <w:r w:rsidRPr="003560E0">
        <w:rPr>
          <w:rFonts w:ascii="Times New Roman" w:eastAsia="Times New Roman" w:hAnsi="Times New Roman" w:cs="Times New Roman"/>
          <w:sz w:val="24"/>
          <w:szCs w:val="24"/>
        </w:rPr>
        <w:t>subplot was created in the southeast corner of each plot. For estimating biomass, all the vegetation rooted within the subplot was harvested, oven-dried, and weighed together. In 2018, two 0.10</w:t>
      </w:r>
      <w:r w:rsidR="00297E96">
        <w:rPr>
          <w:rFonts w:ascii="Times New Roman" w:eastAsia="Times New Roman" w:hAnsi="Times New Roman" w:cs="Times New Roman"/>
          <w:sz w:val="24"/>
          <w:szCs w:val="24"/>
        </w:rPr>
        <w:t>-</w:t>
      </w:r>
      <w:r w:rsidRPr="003560E0">
        <w:rPr>
          <w:rFonts w:ascii="Times New Roman" w:eastAsia="Times New Roman" w:hAnsi="Times New Roman" w:cs="Times New Roman"/>
          <w:sz w:val="24"/>
          <w:szCs w:val="24"/>
        </w:rPr>
        <w:t>m</w:t>
      </w:r>
      <w:r w:rsidRPr="003560E0">
        <w:rPr>
          <w:rFonts w:ascii="Times New Roman" w:eastAsia="Times New Roman" w:hAnsi="Times New Roman" w:cs="Times New Roman"/>
          <w:sz w:val="24"/>
          <w:szCs w:val="24"/>
          <w:vertAlign w:val="superscript"/>
        </w:rPr>
        <w:t xml:space="preserve">2 </w:t>
      </w:r>
      <w:r w:rsidRPr="003560E0">
        <w:rPr>
          <w:rFonts w:ascii="Times New Roman" w:eastAsia="Times New Roman" w:hAnsi="Times New Roman" w:cs="Times New Roman"/>
          <w:sz w:val="24"/>
          <w:szCs w:val="24"/>
        </w:rPr>
        <w:t>rectangular “strips” were harvested</w:t>
      </w:r>
      <w:r w:rsidR="009172B5" w:rsidRPr="003560E0">
        <w:rPr>
          <w:rFonts w:ascii="Times New Roman" w:eastAsia="Times New Roman" w:hAnsi="Times New Roman" w:cs="Times New Roman"/>
          <w:sz w:val="24"/>
          <w:szCs w:val="24"/>
        </w:rPr>
        <w:t xml:space="preserve"> for</w:t>
      </w:r>
      <w:r w:rsidRPr="003560E0">
        <w:rPr>
          <w:rFonts w:ascii="Times New Roman" w:eastAsia="Times New Roman" w:hAnsi="Times New Roman" w:cs="Times New Roman"/>
          <w:sz w:val="24"/>
          <w:szCs w:val="24"/>
        </w:rPr>
        <w:t xml:space="preserve"> biomass, resulting in a total of 0.20</w:t>
      </w:r>
      <w:r w:rsidR="009172B5" w:rsidRPr="003560E0">
        <w:rPr>
          <w:rFonts w:ascii="Times New Roman" w:eastAsia="Times New Roman" w:hAnsi="Times New Roman" w:cs="Times New Roman"/>
          <w:sz w:val="24"/>
          <w:szCs w:val="24"/>
        </w:rPr>
        <w:t xml:space="preserve"> </w:t>
      </w:r>
      <w:r w:rsidRPr="003560E0">
        <w:rPr>
          <w:rFonts w:ascii="Times New Roman" w:eastAsia="Times New Roman" w:hAnsi="Times New Roman" w:cs="Times New Roman"/>
          <w:sz w:val="24"/>
          <w:szCs w:val="24"/>
        </w:rPr>
        <w:t>m</w:t>
      </w:r>
      <w:r w:rsidRPr="003560E0">
        <w:rPr>
          <w:rFonts w:ascii="Times New Roman" w:eastAsia="Times New Roman" w:hAnsi="Times New Roman" w:cs="Times New Roman"/>
          <w:sz w:val="24"/>
          <w:szCs w:val="24"/>
          <w:vertAlign w:val="superscript"/>
        </w:rPr>
        <w:t>2</w:t>
      </w:r>
      <w:r w:rsidRPr="003560E0">
        <w:rPr>
          <w:rFonts w:ascii="Times New Roman" w:eastAsia="Times New Roman" w:hAnsi="Times New Roman" w:cs="Times New Roman"/>
          <w:sz w:val="24"/>
          <w:szCs w:val="24"/>
        </w:rPr>
        <w:t xml:space="preserve"> of harvested area per plot. Biomass from each strip was sorted, oven-dried, and weighed as one of the following categories: fescue, non-fescue monocots, woody dicots, non-woody dicots, dead material of any kind. In 2019, two 0.10</w:t>
      </w:r>
      <w:r w:rsidR="00297E96">
        <w:rPr>
          <w:rFonts w:ascii="Times New Roman" w:eastAsia="Times New Roman" w:hAnsi="Times New Roman" w:cs="Times New Roman"/>
          <w:sz w:val="24"/>
          <w:szCs w:val="24"/>
        </w:rPr>
        <w:t>-</w:t>
      </w:r>
      <w:r w:rsidRPr="003560E0">
        <w:rPr>
          <w:rFonts w:ascii="Times New Roman" w:eastAsia="Times New Roman" w:hAnsi="Times New Roman" w:cs="Times New Roman"/>
          <w:sz w:val="24"/>
          <w:szCs w:val="24"/>
        </w:rPr>
        <w:t>m</w:t>
      </w:r>
      <w:r w:rsidRPr="003560E0">
        <w:rPr>
          <w:rFonts w:ascii="Times New Roman" w:eastAsia="Times New Roman" w:hAnsi="Times New Roman" w:cs="Times New Roman"/>
          <w:sz w:val="24"/>
          <w:szCs w:val="24"/>
          <w:vertAlign w:val="superscript"/>
        </w:rPr>
        <w:t>2</w:t>
      </w:r>
      <w:r w:rsidRPr="003560E0">
        <w:rPr>
          <w:rFonts w:ascii="Times New Roman" w:eastAsia="Times New Roman" w:hAnsi="Times New Roman" w:cs="Times New Roman"/>
          <w:sz w:val="24"/>
          <w:szCs w:val="24"/>
        </w:rPr>
        <w:t xml:space="preserve"> rectangular strips were harves</w:t>
      </w:r>
      <w:r w:rsidR="009172B5" w:rsidRPr="003560E0">
        <w:rPr>
          <w:rFonts w:ascii="Times New Roman" w:eastAsia="Times New Roman" w:hAnsi="Times New Roman" w:cs="Times New Roman"/>
          <w:sz w:val="24"/>
          <w:szCs w:val="24"/>
        </w:rPr>
        <w:t>ted for biomass</w:t>
      </w:r>
      <w:r w:rsidRPr="003560E0">
        <w:rPr>
          <w:rFonts w:ascii="Times New Roman" w:eastAsia="Times New Roman" w:hAnsi="Times New Roman" w:cs="Times New Roman"/>
          <w:sz w:val="24"/>
          <w:szCs w:val="24"/>
        </w:rPr>
        <w:t>, but their placement w</w:t>
      </w:r>
      <w:r w:rsidR="00740B7B">
        <w:rPr>
          <w:rFonts w:ascii="Times New Roman" w:eastAsia="Times New Roman" w:hAnsi="Times New Roman" w:cs="Times New Roman"/>
          <w:sz w:val="24"/>
          <w:szCs w:val="24"/>
        </w:rPr>
        <w:t>as</w:t>
      </w:r>
      <w:r w:rsidRPr="003560E0">
        <w:rPr>
          <w:rFonts w:ascii="Times New Roman" w:eastAsia="Times New Roman" w:hAnsi="Times New Roman" w:cs="Times New Roman"/>
          <w:sz w:val="24"/>
          <w:szCs w:val="24"/>
        </w:rPr>
        <w:t xml:space="preserve"> rotated 90° from the 2018 locations. Biomass was harvested, oven-dried, and weighed </w:t>
      </w:r>
      <w:r w:rsidR="00740B7B">
        <w:rPr>
          <w:rFonts w:ascii="Times New Roman" w:eastAsia="Times New Roman" w:hAnsi="Times New Roman" w:cs="Times New Roman"/>
          <w:sz w:val="24"/>
          <w:szCs w:val="24"/>
        </w:rPr>
        <w:t>together</w:t>
      </w:r>
      <w:r w:rsidRPr="003560E0">
        <w:rPr>
          <w:rFonts w:ascii="Times New Roman" w:eastAsia="Times New Roman" w:hAnsi="Times New Roman" w:cs="Times New Roman"/>
          <w:sz w:val="24"/>
          <w:szCs w:val="24"/>
        </w:rPr>
        <w:t>. Biomass was not sorted/categorized in 2017 and 2019.</w:t>
      </w:r>
    </w:p>
    <w:p w14:paraId="2FDD65E6" w14:textId="0CD1A5D0" w:rsidR="24200D5C" w:rsidRPr="003560E0" w:rsidRDefault="003560E0" w:rsidP="003560E0">
      <w:pPr>
        <w:spacing w:line="480" w:lineRule="auto"/>
        <w:ind w:firstLine="720"/>
        <w:rPr>
          <w:rFonts w:ascii="Times New Roman" w:eastAsiaTheme="minorEastAsia" w:hAnsi="Times New Roman" w:cs="Times New Roman"/>
          <w:b/>
          <w:bCs/>
          <w:sz w:val="24"/>
          <w:szCs w:val="24"/>
        </w:rPr>
      </w:pPr>
      <w:r w:rsidRPr="003560E0">
        <w:rPr>
          <w:rFonts w:ascii="Times New Roman" w:eastAsia="Calibri" w:hAnsi="Times New Roman" w:cs="Times New Roman"/>
          <w:b/>
          <w:bCs/>
          <w:sz w:val="24"/>
          <w:szCs w:val="24"/>
        </w:rPr>
        <w:t>II.B.3.</w:t>
      </w:r>
      <w:r>
        <w:rPr>
          <w:rFonts w:ascii="Times New Roman" w:eastAsia="Calibri" w:hAnsi="Times New Roman" w:cs="Times New Roman"/>
          <w:b/>
          <w:bCs/>
          <w:sz w:val="24"/>
          <w:szCs w:val="24"/>
        </w:rPr>
        <w:t>b</w:t>
      </w:r>
      <w:r w:rsidRPr="003560E0">
        <w:rPr>
          <w:rFonts w:ascii="Times New Roman" w:eastAsia="Calibri" w:hAnsi="Times New Roman" w:cs="Times New Roman"/>
          <w:b/>
          <w:bCs/>
          <w:sz w:val="24"/>
          <w:szCs w:val="24"/>
        </w:rPr>
        <w:t xml:space="preserve"> </w:t>
      </w:r>
      <w:r w:rsidR="24200D5C" w:rsidRPr="003560E0">
        <w:rPr>
          <w:rFonts w:ascii="Times New Roman" w:eastAsia="Calibri" w:hAnsi="Times New Roman" w:cs="Times New Roman"/>
          <w:sz w:val="24"/>
          <w:szCs w:val="24"/>
        </w:rPr>
        <w:t xml:space="preserve">Instrumentation: </w:t>
      </w:r>
      <w:r w:rsidR="00800DDA" w:rsidRPr="003560E0">
        <w:rPr>
          <w:rFonts w:ascii="Times New Roman" w:eastAsia="Calibri" w:hAnsi="Times New Roman" w:cs="Times New Roman"/>
          <w:sz w:val="24"/>
          <w:szCs w:val="24"/>
        </w:rPr>
        <w:t>N/A</w:t>
      </w:r>
    </w:p>
    <w:p w14:paraId="6FE333E3" w14:textId="7662D220" w:rsidR="24200D5C" w:rsidRPr="003560E0" w:rsidRDefault="003560E0" w:rsidP="003560E0">
      <w:pPr>
        <w:spacing w:line="480" w:lineRule="auto"/>
        <w:ind w:firstLine="720"/>
        <w:rPr>
          <w:rFonts w:ascii="Times New Roman" w:eastAsiaTheme="minorEastAsia" w:hAnsi="Times New Roman" w:cs="Times New Roman"/>
          <w:sz w:val="24"/>
          <w:szCs w:val="24"/>
        </w:rPr>
      </w:pPr>
      <w:r w:rsidRPr="003560E0">
        <w:rPr>
          <w:rFonts w:ascii="Times New Roman" w:eastAsia="Calibri" w:hAnsi="Times New Roman" w:cs="Times New Roman"/>
          <w:b/>
          <w:bCs/>
          <w:sz w:val="24"/>
          <w:szCs w:val="24"/>
        </w:rPr>
        <w:lastRenderedPageBreak/>
        <w:t>II.B.3.</w:t>
      </w:r>
      <w:r>
        <w:rPr>
          <w:rFonts w:ascii="Times New Roman" w:eastAsia="Calibri" w:hAnsi="Times New Roman" w:cs="Times New Roman"/>
          <w:b/>
          <w:bCs/>
          <w:sz w:val="24"/>
          <w:szCs w:val="24"/>
        </w:rPr>
        <w:t>c</w:t>
      </w:r>
      <w:r w:rsidRPr="003560E0">
        <w:rPr>
          <w:rFonts w:ascii="Times New Roman" w:eastAsia="Calibri" w:hAnsi="Times New Roman" w:cs="Times New Roman"/>
          <w:b/>
          <w:bCs/>
          <w:sz w:val="24"/>
          <w:szCs w:val="24"/>
        </w:rPr>
        <w:t xml:space="preserve"> </w:t>
      </w:r>
      <w:r w:rsidR="24200D5C" w:rsidRPr="003560E0">
        <w:rPr>
          <w:rFonts w:ascii="Times New Roman" w:eastAsia="Calibri" w:hAnsi="Times New Roman" w:cs="Times New Roman"/>
          <w:sz w:val="24"/>
          <w:szCs w:val="24"/>
        </w:rPr>
        <w:t>Taxonomy and systematics:</w:t>
      </w:r>
      <w:r w:rsidR="0023063D" w:rsidRPr="003560E0">
        <w:rPr>
          <w:rFonts w:ascii="Times New Roman" w:eastAsia="Calibri" w:hAnsi="Times New Roman" w:cs="Times New Roman"/>
          <w:sz w:val="24"/>
          <w:szCs w:val="24"/>
        </w:rPr>
        <w:t xml:space="preserve"> Fungal diseases were identified using</w:t>
      </w:r>
      <w:r w:rsidR="24200D5C" w:rsidRPr="003560E0">
        <w:rPr>
          <w:rFonts w:ascii="Times New Roman" w:eastAsia="Calibri" w:hAnsi="Times New Roman" w:cs="Times New Roman"/>
          <w:sz w:val="24"/>
          <w:szCs w:val="24"/>
        </w:rPr>
        <w:t xml:space="preserve"> </w:t>
      </w:r>
      <w:r w:rsidR="0023063D" w:rsidRPr="003560E0">
        <w:rPr>
          <w:rFonts w:ascii="Times New Roman" w:eastAsia="Calibri" w:hAnsi="Times New Roman" w:cs="Times New Roman"/>
          <w:sz w:val="24"/>
          <w:szCs w:val="24"/>
        </w:rPr>
        <w:fldChar w:fldCharType="begin" w:fldLock="1"/>
      </w:r>
      <w:r w:rsidR="0023063D" w:rsidRPr="003560E0">
        <w:rPr>
          <w:rFonts w:ascii="Times New Roman" w:eastAsia="Calibri" w:hAnsi="Times New Roman" w:cs="Times New Roman"/>
          <w:sz w:val="24"/>
          <w:szCs w:val="24"/>
        </w:rPr>
        <w:instrText>ADDIN CSL_CITATION {"citationItems":[{"id":"ITEM-1","itemData":{"DOI":"10.1094/9780890546154","ISBN":"978-0-89054-615-4","ISSN":"00275514","abstract":"The Compendium of Turfgrass Diseases, Third Edition is devoted entirely to the diagnosis and control of approximately 80 diseases affecting grasses maintained for fine turfs on residential and commercial lawns, sod farms, golf courses, sports fields, bowling greens, cemeteries, and other areas. Since it was first published in 1983, more than 45,000 copies of the Compendium of Turfgrass Diseases have been distributed all across the world. With information provided and reviewed by more than 40 plant pathologists and turf specialists, this book will help you identify problems quickly and accurately before they become unmanageable and costly to control. When a disease symptom occurs, infected areas of the turfgrass can be matched to one of the illustrations in the book and the accompanying text will provide more about the symptoms, causes, cycles and control of the disease identified. The compendium is divided into four sections. The first section describes the characteristics of turfgrasses, while the second section discusses damage caused by noninfectious agents in the turfgrass ecosystem. The third section explores ecology and taxonomy of fungi pathogenic to turfgrasses. In the last section easy-to-understand diagnostic procedures are covered. References to technical literature and coverage of the most recent advances in turfgrass pathology will ensure access to the most current disease data and information available. The text is complemented by numerous illustrations of turfgrass diseases, photomicrographs of many pathogens, diagrams of disease cycles, a glossary of terms, and an index. In addition, dichotomous keys for selected grasses and pathogens will help you identify grasses and pathogens to species, as well as identifying turfgrass diseases by environmental parameters, symptoms, and signs. The Compendium of Turfgrass Diseases, Third Edition serves as a general and practical reference for all those involved in the culture of fine turf. With detailed coverage of pathogen biology, it is an ideal teaching aid for integrated pest management, turfgrass pathology, and turfgrass management programs, including extension training programs and specialized short courses for practitioners on the art of turfgrass maintenance. In addition, it will continue to be a valuable resource for professional turfgrass managers, turfgrass management and disease consultants, golf course superintendents and their staffs, agribusiness research and sales representatives, offi…","author":[{"dropping-particle":"","family":"Smiley","given":"R. W.","non-dropping-particle":"","parse-names":false,"suffix":""},{"dropping-particle":"","family":"Dernoeden","given":"P. H.","non-dropping-particle":"","parse-names":false,"suffix":""},{"dropping-particle":"","family":"Clarke","given":"B. B.","non-dropping-particle":"","parse-names":false,"suffix":""}],"container-title":"Compendium of Turfgrass Diseases, Third Edition","id":"ITEM-1","issued":{"date-parts":[["2005"]]},"publisher":"American Phytopathological Society","title":"Compendium of Turfgrass Diseases, Third Edition","type":"book"},"uris":["http://www.mendeley.com/documents/?uuid=1f6ad864-0da3-42f0-9b76-7fcc0f44ad00"]}],"mendeley":{"formattedCitation":"(Smiley &lt;i&gt;et al.&lt;/i&gt; 2005)","manualFormatting":"Smiley et al. 2005","plainTextFormattedCitation":"(Smiley et al. 2005)"},"properties":{"noteIndex":0},"schema":"https://github.com/citation-style-language/schema/raw/master/csl-citation.json"}</w:instrText>
      </w:r>
      <w:r w:rsidR="0023063D" w:rsidRPr="003560E0">
        <w:rPr>
          <w:rFonts w:ascii="Times New Roman" w:eastAsia="Calibri" w:hAnsi="Times New Roman" w:cs="Times New Roman"/>
          <w:sz w:val="24"/>
          <w:szCs w:val="24"/>
        </w:rPr>
        <w:fldChar w:fldCharType="separate"/>
      </w:r>
      <w:r w:rsidR="0023063D" w:rsidRPr="003560E0">
        <w:rPr>
          <w:rFonts w:ascii="Times New Roman" w:eastAsia="Calibri" w:hAnsi="Times New Roman" w:cs="Times New Roman"/>
          <w:noProof/>
          <w:sz w:val="24"/>
          <w:szCs w:val="24"/>
        </w:rPr>
        <w:t xml:space="preserve">Smiley </w:t>
      </w:r>
      <w:r w:rsidR="0023063D" w:rsidRPr="003560E0">
        <w:rPr>
          <w:rFonts w:ascii="Times New Roman" w:eastAsia="Calibri" w:hAnsi="Times New Roman" w:cs="Times New Roman"/>
          <w:i/>
          <w:noProof/>
          <w:sz w:val="24"/>
          <w:szCs w:val="24"/>
        </w:rPr>
        <w:t>et al.</w:t>
      </w:r>
      <w:r w:rsidR="0023063D" w:rsidRPr="003560E0">
        <w:rPr>
          <w:rFonts w:ascii="Times New Roman" w:eastAsia="Calibri" w:hAnsi="Times New Roman" w:cs="Times New Roman"/>
          <w:noProof/>
          <w:sz w:val="24"/>
          <w:szCs w:val="24"/>
        </w:rPr>
        <w:t xml:space="preserve"> 2005</w:t>
      </w:r>
      <w:r w:rsidR="0023063D" w:rsidRPr="003560E0">
        <w:rPr>
          <w:rFonts w:ascii="Times New Roman" w:eastAsia="Calibri" w:hAnsi="Times New Roman" w:cs="Times New Roman"/>
          <w:sz w:val="24"/>
          <w:szCs w:val="24"/>
        </w:rPr>
        <w:fldChar w:fldCharType="end"/>
      </w:r>
      <w:r w:rsidR="0023063D" w:rsidRPr="003560E0">
        <w:rPr>
          <w:rFonts w:ascii="Times New Roman" w:eastAsia="Calibri" w:hAnsi="Times New Roman" w:cs="Times New Roman"/>
          <w:sz w:val="24"/>
          <w:szCs w:val="24"/>
        </w:rPr>
        <w:t xml:space="preserve"> Compendium of Turfgrass Diseases, Third Edition: </w:t>
      </w:r>
      <w:hyperlink r:id="rId19" w:history="1">
        <w:r w:rsidR="0023063D" w:rsidRPr="003560E0">
          <w:rPr>
            <w:rStyle w:val="Hyperlink"/>
            <w:rFonts w:ascii="Times New Roman" w:eastAsia="Calibri" w:hAnsi="Times New Roman" w:cs="Times New Roman"/>
            <w:sz w:val="24"/>
            <w:szCs w:val="24"/>
          </w:rPr>
          <w:t>https://doi.org/10.1094/9780890546154</w:t>
        </w:r>
      </w:hyperlink>
      <w:r w:rsidR="0023063D" w:rsidRPr="003560E0">
        <w:rPr>
          <w:rFonts w:ascii="Times New Roman" w:eastAsia="Calibri" w:hAnsi="Times New Roman" w:cs="Times New Roman"/>
          <w:sz w:val="24"/>
          <w:szCs w:val="24"/>
        </w:rPr>
        <w:t xml:space="preserve"> </w:t>
      </w:r>
      <w:r w:rsidR="24200D5C" w:rsidRPr="003560E0">
        <w:rPr>
          <w:rFonts w:ascii="Times New Roman" w:eastAsia="Calibri" w:hAnsi="Times New Roman" w:cs="Times New Roman"/>
          <w:sz w:val="24"/>
          <w:szCs w:val="24"/>
        </w:rPr>
        <w:t xml:space="preserve">References for taxonomic keys, </w:t>
      </w:r>
      <w:r w:rsidR="00E707D1" w:rsidRPr="003560E0">
        <w:rPr>
          <w:rFonts w:ascii="Times New Roman" w:eastAsia="Calibri" w:hAnsi="Times New Roman" w:cs="Times New Roman"/>
          <w:sz w:val="24"/>
          <w:szCs w:val="24"/>
        </w:rPr>
        <w:t>identification,</w:t>
      </w:r>
      <w:r w:rsidR="24200D5C" w:rsidRPr="003560E0">
        <w:rPr>
          <w:rFonts w:ascii="Times New Roman" w:eastAsia="Calibri" w:hAnsi="Times New Roman" w:cs="Times New Roman"/>
          <w:sz w:val="24"/>
          <w:szCs w:val="24"/>
        </w:rPr>
        <w:t xml:space="preserve"> and location of voucher specimens, etc.</w:t>
      </w:r>
    </w:p>
    <w:p w14:paraId="15173B92" w14:textId="043B47BA" w:rsidR="24200D5C" w:rsidRPr="007524C6" w:rsidRDefault="007524C6" w:rsidP="007524C6">
      <w:pPr>
        <w:spacing w:line="480" w:lineRule="auto"/>
        <w:ind w:firstLine="720"/>
        <w:rPr>
          <w:rFonts w:ascii="Times New Roman" w:eastAsiaTheme="minorEastAsia" w:hAnsi="Times New Roman" w:cs="Times New Roman"/>
          <w:sz w:val="24"/>
          <w:szCs w:val="24"/>
        </w:rPr>
      </w:pPr>
      <w:r w:rsidRPr="003560E0">
        <w:rPr>
          <w:rFonts w:ascii="Times New Roman" w:eastAsia="Calibri" w:hAnsi="Times New Roman" w:cs="Times New Roman"/>
          <w:b/>
          <w:bCs/>
          <w:sz w:val="24"/>
          <w:szCs w:val="24"/>
        </w:rPr>
        <w:t>II.B.3.</w:t>
      </w:r>
      <w:r>
        <w:rPr>
          <w:rFonts w:ascii="Times New Roman" w:eastAsia="Calibri" w:hAnsi="Times New Roman" w:cs="Times New Roman"/>
          <w:b/>
          <w:bCs/>
          <w:sz w:val="24"/>
          <w:szCs w:val="24"/>
        </w:rPr>
        <w:t>d</w:t>
      </w:r>
      <w:r w:rsidRPr="003560E0">
        <w:rPr>
          <w:rFonts w:ascii="Times New Roman" w:eastAsia="Calibri" w:hAnsi="Times New Roman" w:cs="Times New Roman"/>
          <w:b/>
          <w:bCs/>
          <w:sz w:val="24"/>
          <w:szCs w:val="24"/>
        </w:rPr>
        <w:t xml:space="preserve"> </w:t>
      </w:r>
      <w:r w:rsidR="24200D5C" w:rsidRPr="007524C6">
        <w:rPr>
          <w:rFonts w:ascii="Times New Roman" w:eastAsia="Calibri" w:hAnsi="Times New Roman" w:cs="Times New Roman"/>
          <w:sz w:val="24"/>
          <w:szCs w:val="24"/>
        </w:rPr>
        <w:t xml:space="preserve">Permit history: </w:t>
      </w:r>
      <w:r w:rsidR="007B1EFB" w:rsidRPr="007524C6">
        <w:rPr>
          <w:rFonts w:ascii="Times New Roman" w:hAnsi="Times New Roman" w:cs="Times New Roman"/>
          <w:sz w:val="24"/>
          <w:szCs w:val="24"/>
        </w:rPr>
        <w:t xml:space="preserve">This experiment was approved by Duke Forest under research registration number: R1617-434. </w:t>
      </w:r>
    </w:p>
    <w:p w14:paraId="67FF86C8" w14:textId="2C2E8BBC" w:rsidR="006D18CB" w:rsidRPr="007524C6" w:rsidRDefault="007524C6" w:rsidP="007524C6">
      <w:pPr>
        <w:spacing w:line="480" w:lineRule="auto"/>
        <w:rPr>
          <w:rFonts w:ascii="Times New Roman" w:eastAsiaTheme="minorEastAsia" w:hAnsi="Times New Roman" w:cs="Times New Roman"/>
          <w:sz w:val="24"/>
          <w:szCs w:val="24"/>
          <w:highlight w:val="yellow"/>
        </w:rPr>
      </w:pPr>
      <w:bookmarkStart w:id="8" w:name="_Hlk155707228"/>
      <w:commentRangeStart w:id="9"/>
      <w:commentRangeStart w:id="10"/>
      <w:commentRangeStart w:id="11"/>
      <w:r w:rsidRPr="003560E0">
        <w:rPr>
          <w:rFonts w:ascii="Times New Roman" w:eastAsia="Calibri" w:hAnsi="Times New Roman" w:cs="Times New Roman"/>
          <w:b/>
          <w:bCs/>
          <w:sz w:val="24"/>
          <w:szCs w:val="24"/>
        </w:rPr>
        <w:t>II.B.</w:t>
      </w:r>
      <w:r>
        <w:rPr>
          <w:rFonts w:ascii="Times New Roman" w:eastAsia="Calibri" w:hAnsi="Times New Roman" w:cs="Times New Roman"/>
          <w:b/>
          <w:bCs/>
          <w:sz w:val="24"/>
          <w:szCs w:val="24"/>
        </w:rPr>
        <w:t xml:space="preserve">4 </w:t>
      </w:r>
      <w:r w:rsidR="24200D5C" w:rsidRPr="00854E2C">
        <w:rPr>
          <w:rFonts w:ascii="Times New Roman" w:eastAsia="Calibri" w:hAnsi="Times New Roman" w:cs="Times New Roman"/>
          <w:b/>
          <w:bCs/>
          <w:sz w:val="24"/>
          <w:szCs w:val="24"/>
        </w:rPr>
        <w:t>Project personnel:</w:t>
      </w:r>
      <w:r w:rsidR="24200D5C" w:rsidRPr="007524C6">
        <w:rPr>
          <w:rFonts w:ascii="Times New Roman" w:eastAsia="Calibri" w:hAnsi="Times New Roman" w:cs="Times New Roman"/>
          <w:sz w:val="24"/>
          <w:szCs w:val="24"/>
        </w:rPr>
        <w:t xml:space="preserve"> </w:t>
      </w:r>
      <w:r w:rsidR="006D18CB" w:rsidRPr="007524C6">
        <w:rPr>
          <w:rFonts w:ascii="Times New Roman" w:eastAsia="Calibri" w:hAnsi="Times New Roman" w:cs="Times New Roman"/>
          <w:sz w:val="24"/>
          <w:szCs w:val="24"/>
        </w:rPr>
        <w:t>Principal investigators</w:t>
      </w:r>
      <w:r w:rsidR="0058261D" w:rsidRPr="007524C6">
        <w:rPr>
          <w:rFonts w:ascii="Times New Roman" w:eastAsia="Calibri" w:hAnsi="Times New Roman" w:cs="Times New Roman"/>
          <w:sz w:val="24"/>
          <w:szCs w:val="24"/>
        </w:rPr>
        <w:t xml:space="preserve"> of project</w:t>
      </w:r>
      <w:r w:rsidR="006D18CB" w:rsidRPr="007524C6">
        <w:rPr>
          <w:rFonts w:ascii="Times New Roman" w:eastAsia="Calibri" w:hAnsi="Times New Roman" w:cs="Times New Roman"/>
          <w:sz w:val="24"/>
          <w:szCs w:val="24"/>
        </w:rPr>
        <w:t xml:space="preserve">: </w:t>
      </w:r>
      <w:r w:rsidR="0058261D" w:rsidRPr="007524C6">
        <w:rPr>
          <w:rFonts w:ascii="Times New Roman" w:eastAsia="Calibri" w:hAnsi="Times New Roman" w:cs="Times New Roman"/>
          <w:sz w:val="24"/>
          <w:szCs w:val="24"/>
        </w:rPr>
        <w:t xml:space="preserve">Fletcher Halliday, Kayleigh O’Keeffe, and </w:t>
      </w:r>
      <w:r w:rsidR="006D18CB" w:rsidRPr="007524C6">
        <w:rPr>
          <w:rFonts w:ascii="Times New Roman" w:eastAsia="Calibri" w:hAnsi="Times New Roman" w:cs="Times New Roman"/>
          <w:sz w:val="24"/>
          <w:szCs w:val="24"/>
        </w:rPr>
        <w:t>Charles E. Mitchell</w:t>
      </w:r>
      <w:r w:rsidR="0058261D" w:rsidRPr="007524C6">
        <w:rPr>
          <w:rFonts w:ascii="Times New Roman" w:eastAsia="Calibri" w:hAnsi="Times New Roman" w:cs="Times New Roman"/>
          <w:sz w:val="24"/>
          <w:szCs w:val="24"/>
        </w:rPr>
        <w:t xml:space="preserve">. </w:t>
      </w:r>
      <w:r w:rsidR="00232403">
        <w:rPr>
          <w:rFonts w:ascii="Times New Roman" w:eastAsia="Calibri" w:hAnsi="Times New Roman" w:cs="Times New Roman"/>
          <w:sz w:val="24"/>
          <w:szCs w:val="24"/>
        </w:rPr>
        <w:t>Primary f</w:t>
      </w:r>
      <w:r w:rsidR="0058261D" w:rsidRPr="007524C6">
        <w:rPr>
          <w:rFonts w:ascii="Times New Roman" w:eastAsia="Calibri" w:hAnsi="Times New Roman" w:cs="Times New Roman"/>
          <w:sz w:val="24"/>
          <w:szCs w:val="24"/>
        </w:rPr>
        <w:t xml:space="preserve">unding source principal investigators: </w:t>
      </w:r>
      <w:proofErr w:type="spellStart"/>
      <w:r w:rsidR="006D18CB" w:rsidRPr="007524C6">
        <w:rPr>
          <w:rFonts w:ascii="Times New Roman" w:eastAsia="Calibri" w:hAnsi="Times New Roman" w:cs="Times New Roman"/>
          <w:sz w:val="24"/>
          <w:szCs w:val="24"/>
        </w:rPr>
        <w:t>Iganzio</w:t>
      </w:r>
      <w:proofErr w:type="spellEnd"/>
      <w:r w:rsidR="006D18CB" w:rsidRPr="007524C6">
        <w:rPr>
          <w:rFonts w:ascii="Times New Roman" w:eastAsia="Calibri" w:hAnsi="Times New Roman" w:cs="Times New Roman"/>
          <w:sz w:val="24"/>
          <w:szCs w:val="24"/>
        </w:rPr>
        <w:t xml:space="preserve"> Carbone, Corbin Jones, James </w:t>
      </w:r>
      <w:proofErr w:type="spellStart"/>
      <w:r w:rsidR="006D18CB" w:rsidRPr="007524C6">
        <w:rPr>
          <w:rFonts w:ascii="Times New Roman" w:eastAsia="Calibri" w:hAnsi="Times New Roman" w:cs="Times New Roman"/>
          <w:sz w:val="24"/>
          <w:szCs w:val="24"/>
        </w:rPr>
        <w:t>Umbanhowar</w:t>
      </w:r>
      <w:proofErr w:type="spellEnd"/>
      <w:r w:rsidR="0058261D" w:rsidRPr="007524C6">
        <w:rPr>
          <w:rFonts w:ascii="Times New Roman" w:eastAsia="Calibri" w:hAnsi="Times New Roman" w:cs="Times New Roman"/>
          <w:sz w:val="24"/>
          <w:szCs w:val="24"/>
        </w:rPr>
        <w:t>, and Charles E. Mitchell</w:t>
      </w:r>
      <w:r w:rsidR="006D18CB" w:rsidRPr="007524C6">
        <w:rPr>
          <w:rFonts w:ascii="Times New Roman" w:eastAsia="Calibri" w:hAnsi="Times New Roman" w:cs="Times New Roman"/>
          <w:sz w:val="24"/>
          <w:szCs w:val="24"/>
        </w:rPr>
        <w:t>; Tech</w:t>
      </w:r>
      <w:r w:rsidR="0038433E" w:rsidRPr="007524C6">
        <w:rPr>
          <w:rFonts w:ascii="Times New Roman" w:eastAsia="Calibri" w:hAnsi="Times New Roman" w:cs="Times New Roman"/>
          <w:sz w:val="24"/>
          <w:szCs w:val="24"/>
        </w:rPr>
        <w:t>n</w:t>
      </w:r>
      <w:r w:rsidR="006D18CB" w:rsidRPr="007524C6">
        <w:rPr>
          <w:rFonts w:ascii="Times New Roman" w:eastAsia="Calibri" w:hAnsi="Times New Roman" w:cs="Times New Roman"/>
          <w:sz w:val="24"/>
          <w:szCs w:val="24"/>
        </w:rPr>
        <w:t xml:space="preserve">icians: Anita Simha, Matthew Carey, Julie Long, Storm Crews, Charles Muirhead, Julia Knorr, Ryan Cook; Supervisors: Brooklynn N. Joyner; Students: Fletcher Halliday, Kayleigh O’Keeffe, Anita Simha, Brandon Wheeler, Jordan Link, Claire </w:t>
      </w:r>
      <w:proofErr w:type="spellStart"/>
      <w:r w:rsidR="006D18CB" w:rsidRPr="007524C6">
        <w:rPr>
          <w:rFonts w:ascii="Times New Roman" w:eastAsia="Calibri" w:hAnsi="Times New Roman" w:cs="Times New Roman"/>
          <w:sz w:val="24"/>
          <w:szCs w:val="24"/>
        </w:rPr>
        <w:t>Thefaine</w:t>
      </w:r>
      <w:proofErr w:type="spellEnd"/>
      <w:r w:rsidR="006D18CB" w:rsidRPr="007524C6">
        <w:rPr>
          <w:rFonts w:ascii="Times New Roman" w:eastAsia="Calibri" w:hAnsi="Times New Roman" w:cs="Times New Roman"/>
          <w:sz w:val="24"/>
          <w:szCs w:val="24"/>
        </w:rPr>
        <w:t xml:space="preserve">, Safiyyah </w:t>
      </w:r>
      <w:proofErr w:type="spellStart"/>
      <w:r w:rsidR="006D18CB" w:rsidRPr="007524C6">
        <w:rPr>
          <w:rFonts w:ascii="Times New Roman" w:eastAsia="Calibri" w:hAnsi="Times New Roman" w:cs="Times New Roman"/>
          <w:sz w:val="24"/>
          <w:szCs w:val="24"/>
        </w:rPr>
        <w:t>Motaib</w:t>
      </w:r>
      <w:proofErr w:type="spellEnd"/>
      <w:r w:rsidR="006D18CB" w:rsidRPr="007524C6">
        <w:rPr>
          <w:rFonts w:ascii="Times New Roman" w:eastAsia="Calibri" w:hAnsi="Times New Roman" w:cs="Times New Roman"/>
          <w:sz w:val="24"/>
          <w:szCs w:val="24"/>
        </w:rPr>
        <w:t>; Postdoctoral researchers: Rita Grunberg, Fletcher Halliday, Robert Heckman</w:t>
      </w:r>
      <w:commentRangeEnd w:id="9"/>
      <w:r w:rsidR="00306145">
        <w:rPr>
          <w:rStyle w:val="CommentReference"/>
        </w:rPr>
        <w:commentReference w:id="9"/>
      </w:r>
      <w:commentRangeEnd w:id="10"/>
      <w:r w:rsidR="00232403">
        <w:rPr>
          <w:rStyle w:val="CommentReference"/>
        </w:rPr>
        <w:commentReference w:id="10"/>
      </w:r>
      <w:commentRangeEnd w:id="11"/>
      <w:r w:rsidR="00420360">
        <w:rPr>
          <w:rStyle w:val="CommentReference"/>
        </w:rPr>
        <w:commentReference w:id="11"/>
      </w:r>
      <w:r w:rsidR="00232403">
        <w:rPr>
          <w:rFonts w:ascii="Times New Roman" w:eastAsia="Calibri" w:hAnsi="Times New Roman" w:cs="Times New Roman"/>
          <w:sz w:val="24"/>
          <w:szCs w:val="24"/>
        </w:rPr>
        <w:t>; Secondary funding source investigator: Robert Heckman</w:t>
      </w:r>
    </w:p>
    <w:bookmarkEnd w:id="8"/>
    <w:p w14:paraId="636CF7E9" w14:textId="3A52DDBE" w:rsidR="24200D5C" w:rsidRPr="00237D9B" w:rsidRDefault="24200D5C" w:rsidP="001735A3">
      <w:pPr>
        <w:pStyle w:val="Heading3"/>
        <w:spacing w:line="480" w:lineRule="auto"/>
        <w:rPr>
          <w:rFonts w:ascii="Times New Roman" w:hAnsi="Times New Roman" w:cs="Times New Roman"/>
        </w:rPr>
      </w:pPr>
      <w:r w:rsidRPr="00237D9B">
        <w:rPr>
          <w:rFonts w:ascii="Times New Roman" w:hAnsi="Times New Roman" w:cs="Times New Roman"/>
        </w:rPr>
        <w:t>Class III. Data set status and accessibility</w:t>
      </w:r>
    </w:p>
    <w:p w14:paraId="72430E6E" w14:textId="539DEA7E" w:rsidR="24200D5C" w:rsidRPr="009B020B" w:rsidRDefault="000C4105" w:rsidP="000C4105">
      <w:pPr>
        <w:spacing w:line="480" w:lineRule="auto"/>
        <w:rPr>
          <w:rFonts w:ascii="Times New Roman" w:hAnsi="Times New Roman" w:cs="Times New Roman"/>
          <w:b/>
          <w:bCs/>
          <w:sz w:val="24"/>
          <w:szCs w:val="24"/>
        </w:rPr>
      </w:pPr>
      <w:r w:rsidRPr="009B020B">
        <w:rPr>
          <w:rFonts w:ascii="Times New Roman" w:eastAsia="Calibri" w:hAnsi="Times New Roman" w:cs="Times New Roman"/>
          <w:b/>
          <w:bCs/>
          <w:sz w:val="24"/>
          <w:szCs w:val="24"/>
        </w:rPr>
        <w:t xml:space="preserve">III.A </w:t>
      </w:r>
      <w:r w:rsidR="24200D5C" w:rsidRPr="009B020B">
        <w:rPr>
          <w:rFonts w:ascii="Times New Roman" w:eastAsia="Calibri" w:hAnsi="Times New Roman" w:cs="Times New Roman"/>
          <w:b/>
          <w:bCs/>
          <w:sz w:val="24"/>
          <w:szCs w:val="24"/>
        </w:rPr>
        <w:t>Status</w:t>
      </w:r>
    </w:p>
    <w:p w14:paraId="2C04E5CD" w14:textId="77777777" w:rsidR="000C4105" w:rsidRDefault="000C4105" w:rsidP="000C4105">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A.1 </w:t>
      </w:r>
      <w:r w:rsidR="24200D5C" w:rsidRPr="000C4105">
        <w:rPr>
          <w:rFonts w:ascii="Times New Roman" w:eastAsia="Calibri" w:hAnsi="Times New Roman" w:cs="Times New Roman"/>
          <w:sz w:val="24"/>
          <w:szCs w:val="24"/>
        </w:rPr>
        <w:t>Latest update: Date of last modification of data set</w:t>
      </w:r>
    </w:p>
    <w:p w14:paraId="4DF5F0DA" w14:textId="1BA82F9F" w:rsidR="24200D5C" w:rsidRPr="000C4105" w:rsidRDefault="000C4105" w:rsidP="000C4105">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A.2 </w:t>
      </w:r>
      <w:r>
        <w:rPr>
          <w:rFonts w:ascii="Times New Roman" w:eastAsia="Calibri" w:hAnsi="Times New Roman" w:cs="Times New Roman"/>
          <w:sz w:val="24"/>
          <w:szCs w:val="24"/>
        </w:rPr>
        <w:t>L</w:t>
      </w:r>
      <w:r w:rsidR="24200D5C" w:rsidRPr="000C4105">
        <w:rPr>
          <w:rFonts w:ascii="Times New Roman" w:eastAsia="Calibri" w:hAnsi="Times New Roman" w:cs="Times New Roman"/>
          <w:sz w:val="24"/>
          <w:szCs w:val="24"/>
        </w:rPr>
        <w:t>atest archive date: Date of last data set archival</w:t>
      </w:r>
    </w:p>
    <w:p w14:paraId="43F7FFCA" w14:textId="77777777" w:rsidR="000C4105" w:rsidRDefault="000C4105" w:rsidP="000C4105">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A.3 </w:t>
      </w:r>
      <w:r w:rsidR="24200D5C" w:rsidRPr="000C4105">
        <w:rPr>
          <w:rFonts w:ascii="Times New Roman" w:eastAsia="Calibri" w:hAnsi="Times New Roman" w:cs="Times New Roman"/>
          <w:sz w:val="24"/>
          <w:szCs w:val="24"/>
        </w:rPr>
        <w:t>Metadata status: Date of last metadata update and current status</w:t>
      </w:r>
    </w:p>
    <w:p w14:paraId="4579CF08" w14:textId="17D2631F" w:rsidR="24200D5C" w:rsidRPr="000C4105" w:rsidRDefault="000C4105" w:rsidP="000C4105">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A.4 </w:t>
      </w:r>
      <w:r w:rsidR="24200D5C" w:rsidRPr="000C4105">
        <w:rPr>
          <w:rFonts w:ascii="Times New Roman" w:eastAsia="Calibri" w:hAnsi="Times New Roman" w:cs="Times New Roman"/>
          <w:sz w:val="24"/>
          <w:szCs w:val="24"/>
        </w:rPr>
        <w:t>Data verification: Status of data quality assurance checking</w:t>
      </w:r>
    </w:p>
    <w:p w14:paraId="0C1989CE" w14:textId="77777777" w:rsidR="009B020B" w:rsidRDefault="009B020B" w:rsidP="009B020B">
      <w:pPr>
        <w:spacing w:line="480" w:lineRule="auto"/>
        <w:rPr>
          <w:rFonts w:ascii="Times New Roman" w:hAnsi="Times New Roman" w:cs="Times New Roman"/>
          <w:b/>
          <w:bCs/>
          <w:sz w:val="24"/>
          <w:szCs w:val="24"/>
        </w:rPr>
      </w:pPr>
      <w:r w:rsidRPr="009B020B">
        <w:rPr>
          <w:rFonts w:ascii="Times New Roman" w:eastAsia="Calibri" w:hAnsi="Times New Roman" w:cs="Times New Roman"/>
          <w:b/>
          <w:bCs/>
          <w:sz w:val="24"/>
          <w:szCs w:val="24"/>
        </w:rPr>
        <w:t xml:space="preserve">III.B </w:t>
      </w:r>
      <w:r w:rsidR="24200D5C" w:rsidRPr="009B020B">
        <w:rPr>
          <w:rFonts w:ascii="Times New Roman" w:eastAsia="Calibri" w:hAnsi="Times New Roman" w:cs="Times New Roman"/>
          <w:b/>
          <w:bCs/>
          <w:sz w:val="24"/>
          <w:szCs w:val="24"/>
        </w:rPr>
        <w:t>Accessibility</w:t>
      </w:r>
    </w:p>
    <w:p w14:paraId="033D288C" w14:textId="621ECD15" w:rsidR="24200D5C" w:rsidRPr="009B020B" w:rsidRDefault="009B020B" w:rsidP="001C2A1A">
      <w:pPr>
        <w:spacing w:line="480" w:lineRule="auto"/>
        <w:ind w:left="720"/>
        <w:rPr>
          <w:rFonts w:ascii="Times New Roman" w:hAnsi="Times New Roman" w:cs="Times New Roman"/>
          <w:b/>
          <w:bCs/>
          <w:sz w:val="24"/>
          <w:szCs w:val="24"/>
        </w:rPr>
      </w:pPr>
      <w:r w:rsidRPr="003560E0">
        <w:rPr>
          <w:rFonts w:ascii="Times New Roman" w:eastAsia="Calibri" w:hAnsi="Times New Roman" w:cs="Times New Roman"/>
          <w:b/>
          <w:bCs/>
          <w:sz w:val="24"/>
          <w:szCs w:val="24"/>
        </w:rPr>
        <w:lastRenderedPageBreak/>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B.1 </w:t>
      </w:r>
      <w:r w:rsidR="24200D5C" w:rsidRPr="009B020B">
        <w:rPr>
          <w:rFonts w:ascii="Times New Roman" w:eastAsia="Calibri" w:hAnsi="Times New Roman" w:cs="Times New Roman"/>
          <w:sz w:val="24"/>
          <w:szCs w:val="24"/>
        </w:rPr>
        <w:t>Storage location and medium: Pointers to where data reside (including</w:t>
      </w:r>
      <w:r w:rsidR="009B40A1" w:rsidRPr="009B020B">
        <w:rPr>
          <w:rFonts w:ascii="Times New Roman" w:eastAsia="Calibri" w:hAnsi="Times New Roman" w:cs="Times New Roman"/>
          <w:sz w:val="24"/>
          <w:szCs w:val="24"/>
        </w:rPr>
        <w:t xml:space="preserve"> archival required by the</w:t>
      </w:r>
      <w:r w:rsidR="00420360">
        <w:rPr>
          <w:rFonts w:ascii="Times New Roman" w:eastAsia="Calibri" w:hAnsi="Times New Roman" w:cs="Times New Roman"/>
          <w:sz w:val="24"/>
          <w:szCs w:val="24"/>
        </w:rPr>
        <w:t xml:space="preserve"> Ecological Society of America</w:t>
      </w:r>
      <w:commentRangeStart w:id="12"/>
      <w:r w:rsidR="009B40A1" w:rsidRPr="009B020B">
        <w:rPr>
          <w:rFonts w:ascii="Times New Roman" w:eastAsia="Calibri" w:hAnsi="Times New Roman" w:cs="Times New Roman"/>
          <w:sz w:val="24"/>
          <w:szCs w:val="24"/>
        </w:rPr>
        <w:t xml:space="preserve"> </w:t>
      </w:r>
      <w:r w:rsidR="00420360">
        <w:rPr>
          <w:rFonts w:ascii="Times New Roman" w:eastAsia="Calibri" w:hAnsi="Times New Roman" w:cs="Times New Roman"/>
          <w:sz w:val="24"/>
          <w:szCs w:val="24"/>
        </w:rPr>
        <w:t>(</w:t>
      </w:r>
      <w:r w:rsidR="009B40A1" w:rsidRPr="009B020B">
        <w:rPr>
          <w:rFonts w:ascii="Times New Roman" w:eastAsia="Calibri" w:hAnsi="Times New Roman" w:cs="Times New Roman"/>
          <w:sz w:val="24"/>
          <w:szCs w:val="24"/>
        </w:rPr>
        <w:t>ESA</w:t>
      </w:r>
      <w:commentRangeEnd w:id="12"/>
      <w:r w:rsidR="00306145">
        <w:rPr>
          <w:rStyle w:val="CommentReference"/>
        </w:rPr>
        <w:commentReference w:id="12"/>
      </w:r>
      <w:r w:rsidR="00420360">
        <w:rPr>
          <w:rFonts w:ascii="Times New Roman" w:eastAsia="Calibri" w:hAnsi="Times New Roman" w:cs="Times New Roman"/>
          <w:sz w:val="24"/>
          <w:szCs w:val="24"/>
        </w:rPr>
        <w:t>)</w:t>
      </w:r>
      <w:r w:rsidR="009B40A1" w:rsidRPr="009B020B">
        <w:rPr>
          <w:rFonts w:ascii="Times New Roman" w:eastAsia="Calibri" w:hAnsi="Times New Roman" w:cs="Times New Roman"/>
          <w:sz w:val="24"/>
          <w:szCs w:val="24"/>
        </w:rPr>
        <w:t xml:space="preserve"> Open Research policy and</w:t>
      </w:r>
      <w:r w:rsidR="24200D5C" w:rsidRPr="009B020B">
        <w:rPr>
          <w:rFonts w:ascii="Times New Roman" w:eastAsia="Calibri" w:hAnsi="Times New Roman" w:cs="Times New Roman"/>
          <w:sz w:val="24"/>
          <w:szCs w:val="24"/>
        </w:rPr>
        <w:t xml:space="preserve"> redundant archival sites)</w:t>
      </w:r>
    </w:p>
    <w:p w14:paraId="4DFDB9A4" w14:textId="7D315787" w:rsidR="24200D5C" w:rsidRPr="009B020B" w:rsidRDefault="009B020B" w:rsidP="001C2A1A">
      <w:pPr>
        <w:spacing w:line="480" w:lineRule="auto"/>
        <w:ind w:left="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B.2 </w:t>
      </w:r>
      <w:r w:rsidR="24200D5C" w:rsidRPr="009B020B">
        <w:rPr>
          <w:rFonts w:ascii="Times New Roman" w:eastAsia="Calibri" w:hAnsi="Times New Roman" w:cs="Times New Roman"/>
          <w:sz w:val="24"/>
          <w:szCs w:val="24"/>
        </w:rPr>
        <w:t xml:space="preserve">Contact person: </w:t>
      </w:r>
      <w:r w:rsidR="00F60E57" w:rsidRPr="009B020B">
        <w:rPr>
          <w:rFonts w:ascii="Times New Roman" w:eastAsia="Calibri" w:hAnsi="Times New Roman" w:cs="Times New Roman"/>
          <w:sz w:val="24"/>
          <w:szCs w:val="24"/>
        </w:rPr>
        <w:t>Dr. Charl</w:t>
      </w:r>
      <w:r w:rsidR="00CC52BF" w:rsidRPr="009B020B">
        <w:rPr>
          <w:rFonts w:ascii="Times New Roman" w:eastAsia="Calibri" w:hAnsi="Times New Roman" w:cs="Times New Roman"/>
          <w:sz w:val="24"/>
          <w:szCs w:val="24"/>
        </w:rPr>
        <w:t>e</w:t>
      </w:r>
      <w:r w:rsidR="00F60E57" w:rsidRPr="009B020B">
        <w:rPr>
          <w:rFonts w:ascii="Times New Roman" w:eastAsia="Calibri" w:hAnsi="Times New Roman" w:cs="Times New Roman"/>
          <w:sz w:val="24"/>
          <w:szCs w:val="24"/>
        </w:rPr>
        <w:t>s E. Mitchell, University of North Carolina Department of Biology</w:t>
      </w:r>
      <w:r w:rsidR="0058261D" w:rsidRPr="009B020B">
        <w:rPr>
          <w:rFonts w:ascii="Times New Roman" w:eastAsia="Calibri" w:hAnsi="Times New Roman" w:cs="Times New Roman"/>
          <w:sz w:val="24"/>
          <w:szCs w:val="24"/>
        </w:rPr>
        <w:t>, mitchell@bio.unc.edu</w:t>
      </w:r>
    </w:p>
    <w:p w14:paraId="69C92F13" w14:textId="148873D7" w:rsidR="24200D5C" w:rsidRPr="009B020B" w:rsidRDefault="009B020B" w:rsidP="009B020B">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B.3 </w:t>
      </w:r>
      <w:r w:rsidR="24200D5C" w:rsidRPr="009B020B">
        <w:rPr>
          <w:rFonts w:ascii="Times New Roman" w:eastAsia="Calibri" w:hAnsi="Times New Roman" w:cs="Times New Roman"/>
          <w:sz w:val="24"/>
          <w:szCs w:val="24"/>
        </w:rPr>
        <w:t xml:space="preserve">Copyright restrictions: </w:t>
      </w:r>
      <w:r w:rsidR="00DF2090" w:rsidRPr="009B020B">
        <w:rPr>
          <w:rFonts w:ascii="Times New Roman" w:eastAsia="Calibri" w:hAnsi="Times New Roman" w:cs="Times New Roman"/>
          <w:sz w:val="24"/>
          <w:szCs w:val="24"/>
        </w:rPr>
        <w:t xml:space="preserve">None </w:t>
      </w:r>
    </w:p>
    <w:p w14:paraId="6B2AA35B" w14:textId="320EF00B" w:rsidR="00DF2090" w:rsidRPr="009B020B" w:rsidRDefault="009B020B" w:rsidP="001C2A1A">
      <w:pPr>
        <w:spacing w:line="480" w:lineRule="auto"/>
        <w:ind w:left="720"/>
        <w:rPr>
          <w:rFonts w:ascii="Times New Roman" w:eastAsia="Calibri"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B.4 </w:t>
      </w:r>
      <w:r w:rsidR="24200D5C" w:rsidRPr="009B020B">
        <w:rPr>
          <w:rFonts w:ascii="Times New Roman" w:eastAsia="Calibri" w:hAnsi="Times New Roman" w:cs="Times New Roman"/>
          <w:sz w:val="24"/>
          <w:szCs w:val="24"/>
        </w:rPr>
        <w:t xml:space="preserve">Proprietary restrictions: </w:t>
      </w:r>
      <w:r w:rsidR="00DF2090" w:rsidRPr="009B020B">
        <w:rPr>
          <w:rFonts w:ascii="Times New Roman" w:eastAsia="Calibri" w:hAnsi="Times New Roman" w:cs="Times New Roman"/>
          <w:sz w:val="24"/>
          <w:szCs w:val="24"/>
        </w:rPr>
        <w:t xml:space="preserve">Please cite this data-paper when using its data in publications. We request that </w:t>
      </w:r>
      <w:r w:rsidR="00DF2090" w:rsidRPr="009B020B">
        <w:rPr>
          <w:rFonts w:ascii="Times New Roman" w:hAnsi="Times New Roman" w:cs="Times New Roman"/>
          <w:sz w:val="24"/>
          <w:szCs w:val="24"/>
        </w:rPr>
        <w:t>researchers inform us of how they are using this data.</w:t>
      </w:r>
    </w:p>
    <w:p w14:paraId="42D48441" w14:textId="49E239E6" w:rsidR="24200D5C" w:rsidRPr="009B020B" w:rsidRDefault="009B020B" w:rsidP="009B020B">
      <w:pPr>
        <w:spacing w:line="480" w:lineRule="auto"/>
        <w:ind w:firstLine="720"/>
        <w:rPr>
          <w:rFonts w:ascii="Times New Roman" w:hAnsi="Times New Roman" w:cs="Times New Roman"/>
          <w:sz w:val="24"/>
          <w:szCs w:val="24"/>
        </w:rPr>
      </w:pPr>
      <w:r w:rsidRPr="003560E0">
        <w:rPr>
          <w:rFonts w:ascii="Times New Roman" w:eastAsia="Calibri" w:hAnsi="Times New Roman" w:cs="Times New Roman"/>
          <w:b/>
          <w:bCs/>
          <w:sz w:val="24"/>
          <w:szCs w:val="24"/>
        </w:rPr>
        <w:t>II</w:t>
      </w:r>
      <w:r>
        <w:rPr>
          <w:rFonts w:ascii="Times New Roman" w:eastAsia="Calibri" w:hAnsi="Times New Roman" w:cs="Times New Roman"/>
          <w:b/>
          <w:bCs/>
          <w:sz w:val="24"/>
          <w:szCs w:val="24"/>
        </w:rPr>
        <w:t>I</w:t>
      </w:r>
      <w:r w:rsidRPr="003560E0">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B.5 </w:t>
      </w:r>
      <w:r w:rsidR="24200D5C" w:rsidRPr="009B020B">
        <w:rPr>
          <w:rFonts w:ascii="Times New Roman" w:eastAsia="Calibri" w:hAnsi="Times New Roman" w:cs="Times New Roman"/>
          <w:sz w:val="24"/>
          <w:szCs w:val="24"/>
        </w:rPr>
        <w:t xml:space="preserve">Costs: </w:t>
      </w:r>
      <w:r w:rsidR="00DF2090" w:rsidRPr="009B020B">
        <w:rPr>
          <w:rFonts w:ascii="Times New Roman" w:eastAsia="Calibri" w:hAnsi="Times New Roman" w:cs="Times New Roman"/>
          <w:sz w:val="24"/>
          <w:szCs w:val="24"/>
        </w:rPr>
        <w:t>None.</w:t>
      </w:r>
    </w:p>
    <w:p w14:paraId="7721D614" w14:textId="78B6F604" w:rsidR="24200D5C" w:rsidRPr="00237D9B" w:rsidRDefault="24200D5C" w:rsidP="001735A3">
      <w:pPr>
        <w:pStyle w:val="Heading3"/>
        <w:spacing w:line="480" w:lineRule="auto"/>
        <w:rPr>
          <w:rFonts w:ascii="Times New Roman" w:hAnsi="Times New Roman" w:cs="Times New Roman"/>
        </w:rPr>
      </w:pPr>
      <w:r w:rsidRPr="00237D9B">
        <w:rPr>
          <w:rFonts w:ascii="Times New Roman" w:hAnsi="Times New Roman" w:cs="Times New Roman"/>
        </w:rPr>
        <w:t xml:space="preserve"> Class IV. Data structural descriptors</w:t>
      </w:r>
    </w:p>
    <w:p w14:paraId="29444537" w14:textId="1632F91C" w:rsidR="000249CD" w:rsidRPr="00237D9B" w:rsidRDefault="00E17168" w:rsidP="00E17168">
      <w:pPr>
        <w:rPr>
          <w:rFonts w:ascii="Times New Roman" w:hAnsi="Times New Roman" w:cs="Times New Roman"/>
          <w:sz w:val="24"/>
          <w:szCs w:val="24"/>
        </w:rPr>
      </w:pPr>
      <w:r w:rsidRPr="00237D9B">
        <w:rPr>
          <w:rFonts w:ascii="Times New Roman" w:hAnsi="Times New Roman" w:cs="Times New Roman"/>
          <w:sz w:val="24"/>
          <w:szCs w:val="24"/>
        </w:rPr>
        <w:t xml:space="preserve">The data set </w:t>
      </w:r>
      <w:r w:rsidR="00AD73FF" w:rsidRPr="00237D9B">
        <w:rPr>
          <w:rFonts w:ascii="Times New Roman" w:hAnsi="Times New Roman" w:cs="Times New Roman"/>
          <w:sz w:val="24"/>
          <w:szCs w:val="24"/>
        </w:rPr>
        <w:t>includes</w:t>
      </w:r>
      <w:r w:rsidRPr="00237D9B">
        <w:rPr>
          <w:rFonts w:ascii="Times New Roman" w:hAnsi="Times New Roman" w:cs="Times New Roman"/>
          <w:sz w:val="24"/>
          <w:szCs w:val="24"/>
        </w:rPr>
        <w:t xml:space="preserve"> </w:t>
      </w:r>
      <w:r w:rsidR="00AD73FF" w:rsidRPr="00237D9B">
        <w:rPr>
          <w:rFonts w:ascii="Times New Roman" w:hAnsi="Times New Roman" w:cs="Times New Roman"/>
          <w:sz w:val="24"/>
          <w:szCs w:val="24"/>
        </w:rPr>
        <w:t>8</w:t>
      </w:r>
      <w:r w:rsidRPr="00237D9B">
        <w:rPr>
          <w:rFonts w:ascii="Times New Roman" w:hAnsi="Times New Roman" w:cs="Times New Roman"/>
          <w:sz w:val="24"/>
          <w:szCs w:val="24"/>
        </w:rPr>
        <w:t xml:space="preserve"> files that </w:t>
      </w:r>
      <w:r w:rsidR="0032749C" w:rsidRPr="00237D9B">
        <w:rPr>
          <w:rFonts w:ascii="Times New Roman" w:hAnsi="Times New Roman" w:cs="Times New Roman"/>
          <w:sz w:val="24"/>
          <w:szCs w:val="24"/>
        </w:rPr>
        <w:t>are in</w:t>
      </w:r>
      <w:r w:rsidRPr="00237D9B">
        <w:rPr>
          <w:rFonts w:ascii="Times New Roman" w:hAnsi="Times New Roman" w:cs="Times New Roman"/>
          <w:sz w:val="24"/>
          <w:szCs w:val="24"/>
        </w:rPr>
        <w:t xml:space="preserve"> DataS1.zip.</w:t>
      </w:r>
      <w:r w:rsidR="00B17D28" w:rsidRPr="00237D9B">
        <w:rPr>
          <w:rFonts w:ascii="Times New Roman" w:hAnsi="Times New Roman" w:cs="Times New Roman"/>
          <w:sz w:val="24"/>
          <w:szCs w:val="24"/>
        </w:rPr>
        <w:t xml:space="preserve"> </w:t>
      </w:r>
      <w:r w:rsidRPr="00237D9B">
        <w:rPr>
          <w:rFonts w:ascii="Times New Roman" w:hAnsi="Times New Roman" w:cs="Times New Roman"/>
          <w:sz w:val="24"/>
          <w:szCs w:val="24"/>
        </w:rPr>
        <w:t xml:space="preserve">The </w:t>
      </w:r>
      <w:r w:rsidR="0032749C" w:rsidRPr="00237D9B">
        <w:rPr>
          <w:rFonts w:ascii="Times New Roman" w:hAnsi="Times New Roman" w:cs="Times New Roman"/>
          <w:sz w:val="24"/>
          <w:szCs w:val="24"/>
        </w:rPr>
        <w:t>zip folder contains</w:t>
      </w:r>
      <w:r w:rsidR="000249CD" w:rsidRPr="00237D9B">
        <w:rPr>
          <w:rFonts w:ascii="Times New Roman" w:hAnsi="Times New Roman" w:cs="Times New Roman"/>
          <w:sz w:val="24"/>
          <w:szCs w:val="24"/>
        </w:rPr>
        <w:t xml:space="preserve">: </w:t>
      </w:r>
      <w:r w:rsidR="0032749C" w:rsidRPr="00237D9B">
        <w:rPr>
          <w:rFonts w:ascii="Times New Roman" w:hAnsi="Times New Roman" w:cs="Times New Roman"/>
          <w:sz w:val="24"/>
          <w:szCs w:val="24"/>
        </w:rPr>
        <w:t xml:space="preserve"> </w:t>
      </w:r>
    </w:p>
    <w:p w14:paraId="21AC5BE5" w14:textId="68F7C9E1" w:rsidR="000249CD" w:rsidRPr="00237D9B" w:rsidRDefault="0032749C"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7A00FE" w:rsidRPr="00237D9B">
        <w:rPr>
          <w:rFonts w:ascii="Times New Roman" w:hAnsi="Times New Roman" w:cs="Times New Roman"/>
          <w:sz w:val="24"/>
          <w:szCs w:val="24"/>
        </w:rPr>
        <w:t>monthly_disease_survey_171819</w:t>
      </w:r>
      <w:r w:rsidRPr="00237D9B">
        <w:rPr>
          <w:rFonts w:ascii="Times New Roman" w:hAnsi="Times New Roman" w:cs="Times New Roman"/>
          <w:sz w:val="24"/>
          <w:szCs w:val="24"/>
        </w:rPr>
        <w:t xml:space="preserve">.csv] the monthly disease surveys </w:t>
      </w:r>
      <w:r w:rsidR="00E3133B" w:rsidRPr="00237D9B">
        <w:rPr>
          <w:rFonts w:ascii="Times New Roman" w:hAnsi="Times New Roman" w:cs="Times New Roman"/>
          <w:sz w:val="24"/>
          <w:szCs w:val="24"/>
        </w:rPr>
        <w:t>for 2017, 2018, 2019</w:t>
      </w:r>
      <w:r w:rsidR="00E3133B">
        <w:rPr>
          <w:rFonts w:ascii="Times New Roman" w:hAnsi="Times New Roman" w:cs="Times New Roman"/>
          <w:sz w:val="24"/>
          <w:szCs w:val="24"/>
        </w:rPr>
        <w:t xml:space="preserve"> </w:t>
      </w:r>
      <w:r w:rsidRPr="00237D9B">
        <w:rPr>
          <w:rFonts w:ascii="Times New Roman" w:hAnsi="Times New Roman" w:cs="Times New Roman"/>
          <w:sz w:val="24"/>
          <w:szCs w:val="24"/>
        </w:rPr>
        <w:t>in the 64 experimental plots</w:t>
      </w:r>
    </w:p>
    <w:p w14:paraId="41ED9C3D" w14:textId="6F26A1A9" w:rsidR="00400768" w:rsidRPr="00237D9B" w:rsidRDefault="00400768"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[plot_treatments.csv] contains information on the plot location and fungicide application</w:t>
      </w:r>
    </w:p>
    <w:p w14:paraId="41E29A0E" w14:textId="72E5720E" w:rsidR="000249CD" w:rsidRPr="00237D9B" w:rsidRDefault="0032749C"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EA6DCF" w:rsidRPr="00237D9B">
        <w:rPr>
          <w:rFonts w:ascii="Times New Roman" w:hAnsi="Times New Roman" w:cs="Times New Roman"/>
          <w:sz w:val="24"/>
          <w:szCs w:val="24"/>
        </w:rPr>
        <w:t>endophyte_prevalence_2019</w:t>
      </w:r>
      <w:r w:rsidRPr="00237D9B">
        <w:rPr>
          <w:rFonts w:ascii="Times New Roman" w:hAnsi="Times New Roman" w:cs="Times New Roman"/>
          <w:sz w:val="24"/>
          <w:szCs w:val="24"/>
        </w:rPr>
        <w:t xml:space="preserve">.csv] prevalence </w:t>
      </w:r>
      <w:r w:rsidR="000249CD" w:rsidRPr="00237D9B">
        <w:rPr>
          <w:rFonts w:ascii="Times New Roman" w:hAnsi="Times New Roman" w:cs="Times New Roman"/>
          <w:sz w:val="24"/>
          <w:szCs w:val="24"/>
        </w:rPr>
        <w:t>of the endophyte</w:t>
      </w:r>
      <w:r w:rsidR="00E76FE0">
        <w:rPr>
          <w:rFonts w:ascii="Times New Roman" w:hAnsi="Times New Roman" w:cs="Times New Roman"/>
          <w:sz w:val="24"/>
          <w:szCs w:val="24"/>
        </w:rPr>
        <w:t>,</w:t>
      </w:r>
      <w:r w:rsidR="000249CD" w:rsidRPr="00237D9B">
        <w:rPr>
          <w:rFonts w:ascii="Times New Roman" w:hAnsi="Times New Roman" w:cs="Times New Roman"/>
          <w:sz w:val="24"/>
          <w:szCs w:val="24"/>
        </w:rPr>
        <w:t xml:space="preserve"> </w:t>
      </w:r>
      <w:proofErr w:type="spellStart"/>
      <w:r w:rsidR="00681C9F" w:rsidRPr="00681C9F">
        <w:rPr>
          <w:rFonts w:ascii="Times New Roman" w:hAnsi="Times New Roman" w:cs="Times New Roman"/>
          <w:i/>
          <w:iCs/>
          <w:sz w:val="24"/>
          <w:szCs w:val="24"/>
        </w:rPr>
        <w:t>Epichloë</w:t>
      </w:r>
      <w:proofErr w:type="spellEnd"/>
      <w:r w:rsidR="00681C9F" w:rsidRPr="00681C9F">
        <w:rPr>
          <w:rFonts w:ascii="Times New Roman" w:hAnsi="Times New Roman" w:cs="Times New Roman"/>
          <w:i/>
          <w:iCs/>
          <w:sz w:val="24"/>
          <w:szCs w:val="24"/>
        </w:rPr>
        <w:t xml:space="preserve"> </w:t>
      </w:r>
      <w:proofErr w:type="spellStart"/>
      <w:r w:rsidR="00681C9F" w:rsidRPr="00681C9F">
        <w:rPr>
          <w:rFonts w:ascii="Times New Roman" w:hAnsi="Times New Roman" w:cs="Times New Roman"/>
          <w:i/>
          <w:iCs/>
          <w:sz w:val="24"/>
          <w:szCs w:val="24"/>
        </w:rPr>
        <w:t>coenophiala</w:t>
      </w:r>
      <w:proofErr w:type="spellEnd"/>
      <w:r w:rsidR="00E76FE0">
        <w:rPr>
          <w:rFonts w:ascii="Times New Roman" w:hAnsi="Times New Roman" w:cs="Times New Roman"/>
          <w:i/>
          <w:iCs/>
          <w:sz w:val="24"/>
          <w:szCs w:val="24"/>
        </w:rPr>
        <w:t>,</w:t>
      </w:r>
      <w:r w:rsidR="00681C9F" w:rsidRPr="00681C9F" w:rsidDel="00681C9F">
        <w:rPr>
          <w:rFonts w:ascii="Times New Roman" w:hAnsi="Times New Roman" w:cs="Times New Roman"/>
          <w:sz w:val="24"/>
          <w:szCs w:val="24"/>
        </w:rPr>
        <w:t xml:space="preserve"> </w:t>
      </w:r>
      <w:r w:rsidR="000249CD" w:rsidRPr="00237D9B">
        <w:rPr>
          <w:rFonts w:ascii="Times New Roman" w:hAnsi="Times New Roman" w:cs="Times New Roman"/>
          <w:sz w:val="24"/>
          <w:szCs w:val="24"/>
        </w:rPr>
        <w:t>in 2019</w:t>
      </w:r>
    </w:p>
    <w:p w14:paraId="486BE932" w14:textId="11627F9F" w:rsidR="00400768" w:rsidRPr="00237D9B" w:rsidRDefault="00EA6DCF"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400768" w:rsidRPr="00237D9B">
        <w:rPr>
          <w:rFonts w:ascii="Times New Roman" w:hAnsi="Times New Roman" w:cs="Times New Roman"/>
          <w:sz w:val="24"/>
          <w:szCs w:val="24"/>
        </w:rPr>
        <w:t>plot_biomass_171819.csv] total plot biomass for 2017, 2018, 2019</w:t>
      </w:r>
    </w:p>
    <w:p w14:paraId="2213F165" w14:textId="73F5372F" w:rsidR="000249CD" w:rsidRPr="00237D9B" w:rsidRDefault="000249CD"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400768" w:rsidRPr="00237D9B">
        <w:rPr>
          <w:rFonts w:ascii="Times New Roman" w:hAnsi="Times New Roman" w:cs="Times New Roman"/>
          <w:sz w:val="24"/>
          <w:szCs w:val="24"/>
        </w:rPr>
        <w:t>plot_biomass_sorted_2018</w:t>
      </w:r>
      <w:r w:rsidRPr="00237D9B">
        <w:rPr>
          <w:rFonts w:ascii="Times New Roman" w:hAnsi="Times New Roman" w:cs="Times New Roman"/>
          <w:sz w:val="24"/>
          <w:szCs w:val="24"/>
        </w:rPr>
        <w:t>.csv] plant community biomass in 2018. This includes the sorted biomass data</w:t>
      </w:r>
    </w:p>
    <w:p w14:paraId="61851E96" w14:textId="0508B60D" w:rsidR="000249CD" w:rsidRPr="00237D9B" w:rsidRDefault="000249CD"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[plant_community_</w:t>
      </w:r>
      <w:r w:rsidR="00EA6DCF" w:rsidRPr="00237D9B">
        <w:rPr>
          <w:rFonts w:ascii="Times New Roman" w:hAnsi="Times New Roman" w:cs="Times New Roman"/>
          <w:sz w:val="24"/>
          <w:szCs w:val="24"/>
        </w:rPr>
        <w:t>data</w:t>
      </w:r>
      <w:r w:rsidRPr="00237D9B">
        <w:rPr>
          <w:rFonts w:ascii="Times New Roman" w:hAnsi="Times New Roman" w:cs="Times New Roman"/>
          <w:sz w:val="24"/>
          <w:szCs w:val="24"/>
        </w:rPr>
        <w:t xml:space="preserve">.csv] updated version of the plant species absolute cover data from 64 plots </w:t>
      </w:r>
      <w:r w:rsidR="00791290" w:rsidRPr="00237D9B">
        <w:rPr>
          <w:rFonts w:ascii="Times New Roman" w:hAnsi="Times New Roman" w:cs="Times New Roman"/>
          <w:sz w:val="24"/>
          <w:szCs w:val="24"/>
        </w:rPr>
        <w:t>for 2017, 2018, 2019</w:t>
      </w:r>
      <w:r w:rsidRPr="00237D9B">
        <w:rPr>
          <w:rFonts w:ascii="Times New Roman" w:hAnsi="Times New Roman" w:cs="Times New Roman"/>
          <w:sz w:val="24"/>
          <w:szCs w:val="24"/>
        </w:rPr>
        <w:t xml:space="preserve">. </w:t>
      </w:r>
    </w:p>
    <w:p w14:paraId="521C7D21" w14:textId="5704DAC5" w:rsidR="003C74C3" w:rsidRPr="00237D9B" w:rsidRDefault="003C74C3"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722F19" w:rsidRPr="00122CD6">
        <w:rPr>
          <w:rFonts w:ascii="Times New Roman" w:hAnsi="Times New Roman" w:cs="Times New Roman"/>
          <w:sz w:val="24"/>
          <w:szCs w:val="24"/>
        </w:rPr>
        <w:t>longitudinal_disease_survey_2017</w:t>
      </w:r>
      <w:r w:rsidRPr="00237D9B">
        <w:rPr>
          <w:rFonts w:ascii="Times New Roman" w:hAnsi="Times New Roman" w:cs="Times New Roman"/>
          <w:sz w:val="24"/>
          <w:szCs w:val="24"/>
        </w:rPr>
        <w:t>.csv] longitudinal disease data on outplants in 2017</w:t>
      </w:r>
    </w:p>
    <w:p w14:paraId="5C6ECA0F" w14:textId="704991ED" w:rsidR="003C74C3" w:rsidRPr="00237D9B" w:rsidRDefault="003C74C3" w:rsidP="00D2577A">
      <w:pPr>
        <w:pStyle w:val="ListParagraph"/>
        <w:numPr>
          <w:ilvl w:val="0"/>
          <w:numId w:val="27"/>
        </w:numPr>
        <w:rPr>
          <w:rFonts w:ascii="Times New Roman" w:hAnsi="Times New Roman" w:cs="Times New Roman"/>
          <w:sz w:val="24"/>
          <w:szCs w:val="24"/>
        </w:rPr>
      </w:pPr>
      <w:r w:rsidRPr="00237D9B">
        <w:rPr>
          <w:rFonts w:ascii="Times New Roman" w:hAnsi="Times New Roman" w:cs="Times New Roman"/>
          <w:sz w:val="24"/>
          <w:szCs w:val="24"/>
        </w:rPr>
        <w:t>[</w:t>
      </w:r>
      <w:r w:rsidR="00722F19" w:rsidRPr="00122CD6">
        <w:rPr>
          <w:rFonts w:ascii="Times New Roman" w:hAnsi="Times New Roman" w:cs="Times New Roman"/>
          <w:sz w:val="24"/>
          <w:szCs w:val="24"/>
        </w:rPr>
        <w:t>longitudinal_disease_survey_201</w:t>
      </w:r>
      <w:r w:rsidR="00722F19">
        <w:rPr>
          <w:rFonts w:ascii="Times New Roman" w:hAnsi="Times New Roman" w:cs="Times New Roman"/>
          <w:sz w:val="24"/>
          <w:szCs w:val="24"/>
        </w:rPr>
        <w:t>8.</w:t>
      </w:r>
      <w:r w:rsidRPr="00237D9B">
        <w:rPr>
          <w:rFonts w:ascii="Times New Roman" w:hAnsi="Times New Roman" w:cs="Times New Roman"/>
          <w:sz w:val="24"/>
          <w:szCs w:val="24"/>
        </w:rPr>
        <w:t xml:space="preserve">csv] longitudinal disease data on resident plants in 2018. </w:t>
      </w:r>
    </w:p>
    <w:p w14:paraId="769DCB21" w14:textId="77777777" w:rsidR="000249CD" w:rsidRPr="00237D9B" w:rsidRDefault="000249CD" w:rsidP="000249CD">
      <w:pPr>
        <w:pStyle w:val="ListParagraph"/>
        <w:rPr>
          <w:rFonts w:ascii="Times New Roman" w:hAnsi="Times New Roman" w:cs="Times New Roman"/>
          <w:sz w:val="24"/>
          <w:szCs w:val="24"/>
        </w:rPr>
      </w:pPr>
    </w:p>
    <w:p w14:paraId="76B760FC" w14:textId="72DD4A8E" w:rsidR="24200D5C" w:rsidRPr="00956307" w:rsidRDefault="00956307" w:rsidP="00956307">
      <w:pPr>
        <w:spacing w:line="480" w:lineRule="auto"/>
        <w:rPr>
          <w:rFonts w:ascii="Times New Roman" w:eastAsiaTheme="minorEastAsia" w:hAnsi="Times New Roman" w:cs="Times New Roman"/>
          <w:b/>
          <w:bCs/>
          <w:sz w:val="24"/>
          <w:szCs w:val="24"/>
        </w:rPr>
      </w:pPr>
      <w:r w:rsidRPr="00956307">
        <w:rPr>
          <w:rFonts w:ascii="Times New Roman" w:eastAsia="Calibri" w:hAnsi="Times New Roman" w:cs="Times New Roman"/>
          <w:b/>
          <w:bCs/>
          <w:sz w:val="24"/>
          <w:szCs w:val="24"/>
        </w:rPr>
        <w:t xml:space="preserve">IV.A </w:t>
      </w:r>
      <w:r w:rsidR="24200D5C" w:rsidRPr="00956307">
        <w:rPr>
          <w:rFonts w:ascii="Times New Roman" w:eastAsia="Calibri" w:hAnsi="Times New Roman" w:cs="Times New Roman"/>
          <w:b/>
          <w:bCs/>
          <w:sz w:val="24"/>
          <w:szCs w:val="24"/>
        </w:rPr>
        <w:t>Data set file</w:t>
      </w:r>
    </w:p>
    <w:p w14:paraId="3591CA1F" w14:textId="5F577F1F" w:rsidR="24200D5C" w:rsidRPr="00237D9B" w:rsidRDefault="24200D5C" w:rsidP="00D2577A">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00D2577A" w:rsidRPr="00237D9B">
        <w:rPr>
          <w:rFonts w:ascii="Times New Roman" w:eastAsia="Calibri" w:hAnsi="Times New Roman" w:cs="Times New Roman"/>
          <w:sz w:val="24"/>
          <w:szCs w:val="24"/>
        </w:rPr>
        <w:t xml:space="preserve"> </w:t>
      </w:r>
      <w:r w:rsidR="007A00FE" w:rsidRPr="00237D9B">
        <w:rPr>
          <w:rFonts w:ascii="Times New Roman" w:hAnsi="Times New Roman" w:cs="Times New Roman"/>
          <w:sz w:val="24"/>
          <w:szCs w:val="24"/>
        </w:rPr>
        <w:t>monthly_disease_survey_171819</w:t>
      </w:r>
      <w:r w:rsidR="00D2577A" w:rsidRPr="00237D9B">
        <w:rPr>
          <w:rFonts w:ascii="Times New Roman" w:hAnsi="Times New Roman" w:cs="Times New Roman"/>
          <w:sz w:val="24"/>
          <w:szCs w:val="24"/>
        </w:rPr>
        <w:t>.csv</w:t>
      </w:r>
    </w:p>
    <w:p w14:paraId="0E72CB29" w14:textId="147CAF14" w:rsidR="24200D5C" w:rsidRPr="00237D9B" w:rsidRDefault="24200D5C" w:rsidP="00D2577A">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D2577A" w:rsidRPr="00237D9B">
        <w:rPr>
          <w:rFonts w:ascii="Times New Roman" w:hAnsi="Times New Roman" w:cs="Times New Roman"/>
          <w:sz w:val="24"/>
          <w:szCs w:val="24"/>
        </w:rPr>
        <w:t>2</w:t>
      </w:r>
      <w:r w:rsidR="00206E4F">
        <w:rPr>
          <w:rFonts w:ascii="Times New Roman" w:hAnsi="Times New Roman" w:cs="Times New Roman"/>
          <w:sz w:val="24"/>
          <w:szCs w:val="24"/>
        </w:rPr>
        <w:t>4</w:t>
      </w:r>
      <w:r w:rsidR="00D2577A" w:rsidRPr="00237D9B">
        <w:rPr>
          <w:rFonts w:ascii="Times New Roman" w:hAnsi="Times New Roman" w:cs="Times New Roman"/>
          <w:sz w:val="24"/>
          <w:szCs w:val="24"/>
        </w:rPr>
        <w:t xml:space="preserve"> columns and </w:t>
      </w:r>
      <w:proofErr w:type="gramStart"/>
      <w:r w:rsidR="00206E4F">
        <w:rPr>
          <w:rFonts w:ascii="Times New Roman" w:hAnsi="Times New Roman" w:cs="Times New Roman"/>
          <w:sz w:val="24"/>
          <w:szCs w:val="24"/>
        </w:rPr>
        <w:t>116,693</w:t>
      </w:r>
      <w:r w:rsidR="00D2577A" w:rsidRPr="00237D9B">
        <w:rPr>
          <w:rFonts w:ascii="Times New Roman" w:hAnsi="Times New Roman" w:cs="Times New Roman"/>
          <w:sz w:val="24"/>
          <w:szCs w:val="24"/>
        </w:rPr>
        <w:t xml:space="preserve">  records</w:t>
      </w:r>
      <w:proofErr w:type="gramEnd"/>
      <w:r w:rsidR="00D2577A" w:rsidRPr="00237D9B">
        <w:rPr>
          <w:rFonts w:ascii="Times New Roman" w:hAnsi="Times New Roman" w:cs="Times New Roman"/>
          <w:sz w:val="24"/>
          <w:szCs w:val="24"/>
        </w:rPr>
        <w:t xml:space="preserve">, including header row, </w:t>
      </w:r>
      <w:r w:rsidR="00206E4F">
        <w:rPr>
          <w:rFonts w:ascii="Times New Roman" w:hAnsi="Times New Roman" w:cs="Times New Roman"/>
          <w:sz w:val="24"/>
          <w:szCs w:val="24"/>
        </w:rPr>
        <w:t>7,671</w:t>
      </w:r>
      <w:r w:rsidR="00D2577A" w:rsidRPr="00237D9B">
        <w:rPr>
          <w:rFonts w:ascii="Times New Roman" w:hAnsi="Times New Roman" w:cs="Times New Roman"/>
          <w:sz w:val="24"/>
          <w:szCs w:val="24"/>
        </w:rPr>
        <w:t xml:space="preserve"> KB.</w:t>
      </w:r>
      <w:r w:rsidR="00D2577A" w:rsidRPr="00237D9B">
        <w:rPr>
          <w:rFonts w:ascii="Times New Roman" w:eastAsia="Calibri" w:hAnsi="Times New Roman" w:cs="Times New Roman"/>
          <w:sz w:val="24"/>
          <w:szCs w:val="24"/>
        </w:rPr>
        <w:t xml:space="preserve"> </w:t>
      </w:r>
    </w:p>
    <w:p w14:paraId="19A0BE08" w14:textId="2EBF171B" w:rsidR="24200D5C" w:rsidRPr="00237D9B" w:rsidRDefault="24200D5C" w:rsidP="00D2577A">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lastRenderedPageBreak/>
        <w:t>Format and storage mode</w:t>
      </w:r>
      <w:r w:rsidRPr="00237D9B">
        <w:rPr>
          <w:rFonts w:ascii="Times New Roman" w:eastAsia="Calibri" w:hAnsi="Times New Roman" w:cs="Times New Roman"/>
          <w:sz w:val="24"/>
          <w:szCs w:val="24"/>
        </w:rPr>
        <w:t xml:space="preserve">: </w:t>
      </w:r>
      <w:r w:rsidR="00DF2090" w:rsidRPr="00237D9B">
        <w:rPr>
          <w:rFonts w:ascii="Times New Roman" w:eastAsia="Calibri" w:hAnsi="Times New Roman" w:cs="Times New Roman"/>
          <w:sz w:val="24"/>
          <w:szCs w:val="24"/>
        </w:rPr>
        <w:t>Comma-separated values (.</w:t>
      </w:r>
      <w:r w:rsidR="00FA5679" w:rsidRPr="00237D9B">
        <w:rPr>
          <w:rFonts w:ascii="Times New Roman" w:eastAsia="Calibri" w:hAnsi="Times New Roman" w:cs="Times New Roman"/>
          <w:sz w:val="24"/>
          <w:szCs w:val="24"/>
        </w:rPr>
        <w:t>csv</w:t>
      </w:r>
      <w:r w:rsidR="00DF2090" w:rsidRPr="00237D9B">
        <w:rPr>
          <w:rFonts w:ascii="Times New Roman" w:eastAsia="Calibri" w:hAnsi="Times New Roman" w:cs="Times New Roman"/>
          <w:sz w:val="24"/>
          <w:szCs w:val="24"/>
        </w:rPr>
        <w:t xml:space="preserve">) </w:t>
      </w:r>
    </w:p>
    <w:p w14:paraId="3D405058" w14:textId="435CA553" w:rsidR="24200D5C" w:rsidRPr="00237D9B" w:rsidRDefault="24200D5C" w:rsidP="00D2577A">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00C279E1" w:rsidRPr="00237D9B">
        <w:rPr>
          <w:rFonts w:ascii="Times New Roman" w:hAnsi="Times New Roman" w:cs="Times New Roman"/>
          <w:sz w:val="24"/>
          <w:szCs w:val="24"/>
        </w:rPr>
        <w:t>See column descriptions in section B.</w:t>
      </w:r>
    </w:p>
    <w:p w14:paraId="3BFBE3C5" w14:textId="153866CC" w:rsidR="24200D5C" w:rsidRPr="00237D9B" w:rsidRDefault="24200D5C" w:rsidP="00D2577A">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00D2577A" w:rsidRPr="00237D9B">
        <w:rPr>
          <w:rFonts w:ascii="Times New Roman" w:hAnsi="Times New Roman" w:cs="Times New Roman"/>
          <w:sz w:val="24"/>
          <w:szCs w:val="24"/>
        </w:rPr>
        <w:t>Mixed.</w:t>
      </w:r>
    </w:p>
    <w:p w14:paraId="4A2C9963" w14:textId="4DFDD3BD" w:rsidR="24200D5C" w:rsidRDefault="24200D5C" w:rsidP="00D2577A">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00A162C7" w:rsidRPr="00237D9B">
        <w:rPr>
          <w:rFonts w:ascii="Times New Roman" w:eastAsia="Calibri" w:hAnsi="Times New Roman" w:cs="Times New Roman"/>
          <w:sz w:val="24"/>
          <w:szCs w:val="24"/>
        </w:rPr>
        <w:t xml:space="preserve"> Missing information was classified as “NA” in each cell.</w:t>
      </w:r>
    </w:p>
    <w:p w14:paraId="222EA7C2" w14:textId="77777777" w:rsidR="00B364D0" w:rsidRPr="00237D9B" w:rsidRDefault="00B364D0" w:rsidP="00D2577A">
      <w:pPr>
        <w:spacing w:line="276" w:lineRule="auto"/>
        <w:rPr>
          <w:rFonts w:ascii="Times New Roman" w:eastAsia="Calibri" w:hAnsi="Times New Roman" w:cs="Times New Roman"/>
          <w:sz w:val="24"/>
          <w:szCs w:val="24"/>
        </w:rPr>
      </w:pPr>
    </w:p>
    <w:p w14:paraId="1A583776" w14:textId="00F0FF44" w:rsidR="00EA6DCF" w:rsidRPr="00237D9B" w:rsidRDefault="00EA6DCF" w:rsidP="00EA6DC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plot_treatments.csv</w:t>
      </w:r>
    </w:p>
    <w:p w14:paraId="45545FAA" w14:textId="016BA573" w:rsidR="00EA6DCF" w:rsidRPr="00237D9B" w:rsidRDefault="00EA6DCF" w:rsidP="00EA6DC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 xml:space="preserve">4 columns and </w:t>
      </w:r>
      <w:proofErr w:type="gramStart"/>
      <w:r w:rsidRPr="00237D9B">
        <w:rPr>
          <w:rFonts w:ascii="Times New Roman" w:hAnsi="Times New Roman" w:cs="Times New Roman"/>
          <w:sz w:val="24"/>
          <w:szCs w:val="24"/>
        </w:rPr>
        <w:t>65  records</w:t>
      </w:r>
      <w:proofErr w:type="gramEnd"/>
      <w:r w:rsidRPr="00237D9B">
        <w:rPr>
          <w:rFonts w:ascii="Times New Roman" w:hAnsi="Times New Roman" w:cs="Times New Roman"/>
          <w:sz w:val="24"/>
          <w:szCs w:val="24"/>
        </w:rPr>
        <w:t>, including header row, 2 KB.</w:t>
      </w:r>
      <w:r w:rsidRPr="00237D9B">
        <w:rPr>
          <w:rFonts w:ascii="Times New Roman" w:eastAsia="Calibri" w:hAnsi="Times New Roman" w:cs="Times New Roman"/>
          <w:sz w:val="24"/>
          <w:szCs w:val="24"/>
        </w:rPr>
        <w:t xml:space="preserve"> </w:t>
      </w:r>
    </w:p>
    <w:p w14:paraId="50E6E6A1" w14:textId="3E49B706" w:rsidR="00EA6DCF" w:rsidRPr="00237D9B" w:rsidRDefault="00EA6DCF" w:rsidP="00EA6DC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557AB1"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452AA194" w14:textId="77777777" w:rsidR="00EA6DCF" w:rsidRPr="00237D9B" w:rsidRDefault="00EA6DCF" w:rsidP="00EA6DC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0F85849C" w14:textId="77777777" w:rsidR="00EA6DCF" w:rsidRPr="00237D9B" w:rsidRDefault="00EA6DCF" w:rsidP="00EA6DC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103CFFFC" w14:textId="77777777" w:rsidR="00EA6DCF" w:rsidRPr="00237D9B" w:rsidRDefault="00EA6DCF" w:rsidP="00EA6DCF">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6FB7D688" w14:textId="77777777" w:rsidR="00D2577A" w:rsidRPr="00237D9B" w:rsidRDefault="00D2577A" w:rsidP="00D2577A">
      <w:pPr>
        <w:spacing w:line="360" w:lineRule="auto"/>
        <w:rPr>
          <w:rFonts w:ascii="Times New Roman" w:eastAsia="Calibri" w:hAnsi="Times New Roman" w:cs="Times New Roman"/>
          <w:sz w:val="24"/>
          <w:szCs w:val="24"/>
        </w:rPr>
      </w:pPr>
    </w:p>
    <w:p w14:paraId="7FA45E09" w14:textId="037B5837" w:rsidR="00D2577A" w:rsidRPr="00237D9B" w:rsidRDefault="00D2577A" w:rsidP="00C279E1">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Pr="00237D9B">
        <w:rPr>
          <w:rFonts w:ascii="Times New Roman" w:eastAsia="Calibri" w:hAnsi="Times New Roman" w:cs="Times New Roman"/>
          <w:sz w:val="24"/>
          <w:szCs w:val="24"/>
        </w:rPr>
        <w:t xml:space="preserve"> </w:t>
      </w:r>
      <w:r w:rsidR="00EA6DCF" w:rsidRPr="00237D9B">
        <w:rPr>
          <w:rFonts w:ascii="Times New Roman" w:hAnsi="Times New Roman" w:cs="Times New Roman"/>
          <w:sz w:val="24"/>
          <w:szCs w:val="24"/>
        </w:rPr>
        <w:t>endophyte_prevalence_2019</w:t>
      </w:r>
      <w:r w:rsidRPr="00237D9B">
        <w:rPr>
          <w:rFonts w:ascii="Times New Roman" w:hAnsi="Times New Roman" w:cs="Times New Roman"/>
          <w:sz w:val="24"/>
          <w:szCs w:val="24"/>
        </w:rPr>
        <w:t>.csv</w:t>
      </w:r>
    </w:p>
    <w:p w14:paraId="61AC9E1D" w14:textId="60A2C928" w:rsidR="00C279E1" w:rsidRPr="00237D9B" w:rsidRDefault="00C279E1" w:rsidP="00C279E1">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3C665D" w:rsidRPr="00237D9B">
        <w:rPr>
          <w:rFonts w:ascii="Times New Roman" w:hAnsi="Times New Roman" w:cs="Times New Roman"/>
          <w:sz w:val="24"/>
          <w:szCs w:val="24"/>
        </w:rPr>
        <w:t>12</w:t>
      </w:r>
      <w:r w:rsidRPr="00237D9B">
        <w:rPr>
          <w:rFonts w:ascii="Times New Roman" w:hAnsi="Times New Roman" w:cs="Times New Roman"/>
          <w:sz w:val="24"/>
          <w:szCs w:val="24"/>
        </w:rPr>
        <w:t xml:space="preserve"> columns and </w:t>
      </w:r>
      <w:proofErr w:type="gramStart"/>
      <w:r w:rsidR="003C665D" w:rsidRPr="00237D9B">
        <w:rPr>
          <w:rFonts w:ascii="Times New Roman" w:hAnsi="Times New Roman" w:cs="Times New Roman"/>
          <w:sz w:val="24"/>
          <w:szCs w:val="24"/>
        </w:rPr>
        <w:t>64</w:t>
      </w:r>
      <w:r w:rsidRPr="00237D9B">
        <w:rPr>
          <w:rFonts w:ascii="Times New Roman" w:hAnsi="Times New Roman" w:cs="Times New Roman"/>
          <w:sz w:val="24"/>
          <w:szCs w:val="24"/>
        </w:rPr>
        <w:t xml:space="preserve">  records</w:t>
      </w:r>
      <w:proofErr w:type="gramEnd"/>
      <w:r w:rsidRPr="00237D9B">
        <w:rPr>
          <w:rFonts w:ascii="Times New Roman" w:hAnsi="Times New Roman" w:cs="Times New Roman"/>
          <w:sz w:val="24"/>
          <w:szCs w:val="24"/>
        </w:rPr>
        <w:t xml:space="preserve">, including header row, </w:t>
      </w:r>
      <w:r w:rsidR="00EA6DCF" w:rsidRPr="00237D9B">
        <w:rPr>
          <w:rFonts w:ascii="Times New Roman" w:hAnsi="Times New Roman" w:cs="Times New Roman"/>
          <w:sz w:val="24"/>
          <w:szCs w:val="24"/>
        </w:rPr>
        <w:t>2</w:t>
      </w:r>
      <w:r w:rsidRPr="00237D9B">
        <w:rPr>
          <w:rFonts w:ascii="Times New Roman" w:hAnsi="Times New Roman" w:cs="Times New Roman"/>
          <w:sz w:val="24"/>
          <w:szCs w:val="24"/>
        </w:rPr>
        <w:t xml:space="preserve"> KB.</w:t>
      </w:r>
      <w:r w:rsidRPr="00237D9B">
        <w:rPr>
          <w:rFonts w:ascii="Times New Roman" w:eastAsia="Calibri" w:hAnsi="Times New Roman" w:cs="Times New Roman"/>
          <w:sz w:val="24"/>
          <w:szCs w:val="24"/>
        </w:rPr>
        <w:t xml:space="preserve"> </w:t>
      </w:r>
    </w:p>
    <w:p w14:paraId="363AA231" w14:textId="20EA7DA8" w:rsidR="00C279E1" w:rsidRPr="00237D9B" w:rsidRDefault="00C279E1" w:rsidP="00C279E1">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557AB1"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026CFB9C" w14:textId="77777777" w:rsidR="00C279E1" w:rsidRPr="00237D9B" w:rsidRDefault="00C279E1" w:rsidP="00C279E1">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29FD3FED" w14:textId="77777777" w:rsidR="00C279E1" w:rsidRPr="00237D9B" w:rsidRDefault="00C279E1" w:rsidP="00C279E1">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62795468" w14:textId="77777777" w:rsidR="00A162C7" w:rsidRPr="00237D9B" w:rsidRDefault="00A162C7" w:rsidP="00A162C7">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67AB9487" w14:textId="77777777" w:rsidR="00D2577A" w:rsidRPr="00237D9B" w:rsidRDefault="00D2577A" w:rsidP="00D2577A">
      <w:pPr>
        <w:spacing w:line="360" w:lineRule="auto"/>
        <w:rPr>
          <w:rFonts w:ascii="Times New Roman" w:eastAsiaTheme="minorEastAsia" w:hAnsi="Times New Roman" w:cs="Times New Roman"/>
          <w:sz w:val="24"/>
          <w:szCs w:val="24"/>
        </w:rPr>
      </w:pPr>
    </w:p>
    <w:p w14:paraId="1E53BC9C" w14:textId="6A0930A0" w:rsidR="00E347EF" w:rsidRPr="00237D9B" w:rsidRDefault="00E347EF" w:rsidP="00E347E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Pr="00237D9B">
        <w:rPr>
          <w:rFonts w:ascii="Times New Roman" w:eastAsia="Calibri" w:hAnsi="Times New Roman" w:cs="Times New Roman"/>
          <w:sz w:val="24"/>
          <w:szCs w:val="24"/>
        </w:rPr>
        <w:t xml:space="preserve"> </w:t>
      </w:r>
      <w:r w:rsidR="00EA6DCF" w:rsidRPr="00237D9B">
        <w:rPr>
          <w:rFonts w:ascii="Times New Roman" w:hAnsi="Times New Roman" w:cs="Times New Roman"/>
          <w:sz w:val="24"/>
          <w:szCs w:val="24"/>
        </w:rPr>
        <w:t>plot_biomass_171819</w:t>
      </w:r>
      <w:r w:rsidRPr="00237D9B">
        <w:rPr>
          <w:rFonts w:ascii="Times New Roman" w:hAnsi="Times New Roman" w:cs="Times New Roman"/>
          <w:sz w:val="24"/>
          <w:szCs w:val="24"/>
        </w:rPr>
        <w:t>.csv</w:t>
      </w:r>
    </w:p>
    <w:p w14:paraId="0D777581" w14:textId="7DD0597C" w:rsidR="00E347EF" w:rsidRPr="00237D9B" w:rsidRDefault="00E347EF" w:rsidP="00E347E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EA6DCF" w:rsidRPr="00237D9B">
        <w:rPr>
          <w:rFonts w:ascii="Times New Roman" w:hAnsi="Times New Roman" w:cs="Times New Roman"/>
          <w:sz w:val="24"/>
          <w:szCs w:val="24"/>
        </w:rPr>
        <w:t>3</w:t>
      </w:r>
      <w:r w:rsidRPr="00237D9B">
        <w:rPr>
          <w:rFonts w:ascii="Times New Roman" w:hAnsi="Times New Roman" w:cs="Times New Roman"/>
          <w:sz w:val="24"/>
          <w:szCs w:val="24"/>
        </w:rPr>
        <w:t xml:space="preserve"> columns and </w:t>
      </w:r>
      <w:proofErr w:type="gramStart"/>
      <w:r w:rsidR="00EA6DCF" w:rsidRPr="00237D9B">
        <w:rPr>
          <w:rFonts w:ascii="Times New Roman" w:hAnsi="Times New Roman" w:cs="Times New Roman"/>
          <w:sz w:val="24"/>
          <w:szCs w:val="24"/>
        </w:rPr>
        <w:t>193</w:t>
      </w:r>
      <w:r w:rsidRPr="00237D9B">
        <w:rPr>
          <w:rFonts w:ascii="Times New Roman" w:hAnsi="Times New Roman" w:cs="Times New Roman"/>
          <w:sz w:val="24"/>
          <w:szCs w:val="24"/>
        </w:rPr>
        <w:t xml:space="preserve">  records</w:t>
      </w:r>
      <w:proofErr w:type="gramEnd"/>
      <w:r w:rsidRPr="00237D9B">
        <w:rPr>
          <w:rFonts w:ascii="Times New Roman" w:hAnsi="Times New Roman" w:cs="Times New Roman"/>
          <w:sz w:val="24"/>
          <w:szCs w:val="24"/>
        </w:rPr>
        <w:t xml:space="preserve">, including header row, </w:t>
      </w:r>
      <w:r w:rsidR="00EA6DCF" w:rsidRPr="00237D9B">
        <w:rPr>
          <w:rFonts w:ascii="Times New Roman" w:hAnsi="Times New Roman" w:cs="Times New Roman"/>
          <w:sz w:val="24"/>
          <w:szCs w:val="24"/>
        </w:rPr>
        <w:t>4</w:t>
      </w:r>
      <w:r w:rsidRPr="00237D9B">
        <w:rPr>
          <w:rFonts w:ascii="Times New Roman" w:hAnsi="Times New Roman" w:cs="Times New Roman"/>
          <w:sz w:val="24"/>
          <w:szCs w:val="24"/>
        </w:rPr>
        <w:t xml:space="preserve"> KB.</w:t>
      </w:r>
      <w:r w:rsidRPr="00237D9B">
        <w:rPr>
          <w:rFonts w:ascii="Times New Roman" w:eastAsia="Calibri" w:hAnsi="Times New Roman" w:cs="Times New Roman"/>
          <w:sz w:val="24"/>
          <w:szCs w:val="24"/>
        </w:rPr>
        <w:t xml:space="preserve"> </w:t>
      </w:r>
    </w:p>
    <w:p w14:paraId="3AE39E9F" w14:textId="723C16A7" w:rsidR="00E347EF" w:rsidRPr="00237D9B" w:rsidRDefault="00E347EF" w:rsidP="00E347E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557AB1"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4948FB8C" w14:textId="77777777" w:rsidR="00E347EF" w:rsidRPr="00237D9B" w:rsidRDefault="00E347EF" w:rsidP="00E347E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0FE71622" w14:textId="77777777" w:rsidR="00E347EF" w:rsidRPr="00237D9B" w:rsidRDefault="00E347EF" w:rsidP="00E347EF">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2F48DBE3" w14:textId="77777777" w:rsidR="00E347EF" w:rsidRPr="00237D9B" w:rsidRDefault="00E347EF" w:rsidP="00E347EF">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06ACE054" w14:textId="77777777" w:rsidR="00E347EF" w:rsidRPr="00237D9B" w:rsidRDefault="00E347EF" w:rsidP="00D2577A">
      <w:pPr>
        <w:spacing w:line="360" w:lineRule="auto"/>
        <w:rPr>
          <w:rFonts w:ascii="Times New Roman" w:eastAsiaTheme="minorEastAsia" w:hAnsi="Times New Roman" w:cs="Times New Roman"/>
          <w:sz w:val="24"/>
          <w:szCs w:val="24"/>
        </w:rPr>
      </w:pPr>
    </w:p>
    <w:p w14:paraId="704C2C28" w14:textId="019E6458"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lastRenderedPageBreak/>
        <w:t>Identity:</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plot_biomass_sorted_2018.csv</w:t>
      </w:r>
    </w:p>
    <w:p w14:paraId="3546FD95" w14:textId="03107F7F"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7 columns and 65 records, including header row, 4 KB.</w:t>
      </w:r>
      <w:r w:rsidRPr="00237D9B">
        <w:rPr>
          <w:rFonts w:ascii="Times New Roman" w:eastAsia="Calibri" w:hAnsi="Times New Roman" w:cs="Times New Roman"/>
          <w:sz w:val="24"/>
          <w:szCs w:val="24"/>
        </w:rPr>
        <w:t xml:space="preserve"> </w:t>
      </w:r>
    </w:p>
    <w:p w14:paraId="7F7B0B20" w14:textId="5EDBE029"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557AB1"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2E66CE33" w14:textId="77777777"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390152DE" w14:textId="77777777"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02D4EE69" w14:textId="77777777" w:rsidR="00BA40C6" w:rsidRPr="00237D9B" w:rsidRDefault="00BA40C6" w:rsidP="00BA40C6">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7A112C85" w14:textId="77777777" w:rsidR="00BA40C6" w:rsidRPr="00237D9B" w:rsidRDefault="00BA40C6" w:rsidP="00D2577A">
      <w:pPr>
        <w:spacing w:line="360" w:lineRule="auto"/>
        <w:rPr>
          <w:rFonts w:ascii="Times New Roman" w:eastAsiaTheme="minorEastAsia" w:hAnsi="Times New Roman" w:cs="Times New Roman"/>
          <w:sz w:val="24"/>
          <w:szCs w:val="24"/>
        </w:rPr>
      </w:pPr>
    </w:p>
    <w:p w14:paraId="1136BDB7" w14:textId="4ACDFD37"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009D45DB" w:rsidRPr="00237D9B">
        <w:rPr>
          <w:rFonts w:ascii="Times New Roman" w:hAnsi="Times New Roman" w:cs="Times New Roman"/>
          <w:sz w:val="24"/>
          <w:szCs w:val="24"/>
        </w:rPr>
        <w:t xml:space="preserve"> </w:t>
      </w:r>
      <w:r w:rsidRPr="00237D9B">
        <w:rPr>
          <w:rFonts w:ascii="Times New Roman" w:hAnsi="Times New Roman" w:cs="Times New Roman"/>
          <w:sz w:val="24"/>
          <w:szCs w:val="24"/>
        </w:rPr>
        <w:t>plant_community_data.csv</w:t>
      </w:r>
    </w:p>
    <w:p w14:paraId="7C18D012" w14:textId="40389A29"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B55CBF">
        <w:rPr>
          <w:rFonts w:ascii="Times New Roman" w:hAnsi="Times New Roman" w:cs="Times New Roman"/>
          <w:sz w:val="24"/>
          <w:szCs w:val="24"/>
        </w:rPr>
        <w:t>46</w:t>
      </w:r>
      <w:r w:rsidRPr="00237D9B">
        <w:rPr>
          <w:rFonts w:ascii="Times New Roman" w:hAnsi="Times New Roman" w:cs="Times New Roman"/>
          <w:sz w:val="24"/>
          <w:szCs w:val="24"/>
        </w:rPr>
        <w:t xml:space="preserve"> columns and </w:t>
      </w:r>
      <w:proofErr w:type="gramStart"/>
      <w:r w:rsidRPr="00237D9B">
        <w:rPr>
          <w:rFonts w:ascii="Times New Roman" w:hAnsi="Times New Roman" w:cs="Times New Roman"/>
          <w:sz w:val="24"/>
          <w:szCs w:val="24"/>
        </w:rPr>
        <w:t>193  records</w:t>
      </w:r>
      <w:proofErr w:type="gramEnd"/>
      <w:r w:rsidRPr="00237D9B">
        <w:rPr>
          <w:rFonts w:ascii="Times New Roman" w:hAnsi="Times New Roman" w:cs="Times New Roman"/>
          <w:sz w:val="24"/>
          <w:szCs w:val="24"/>
        </w:rPr>
        <w:t>, including header row, 42 KB.</w:t>
      </w:r>
      <w:r w:rsidRPr="00237D9B">
        <w:rPr>
          <w:rFonts w:ascii="Times New Roman" w:eastAsia="Calibri" w:hAnsi="Times New Roman" w:cs="Times New Roman"/>
          <w:sz w:val="24"/>
          <w:szCs w:val="24"/>
        </w:rPr>
        <w:t xml:space="preserve"> </w:t>
      </w:r>
    </w:p>
    <w:p w14:paraId="5EF34463" w14:textId="65423EC6"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7118E3"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359381ED" w14:textId="77777777"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76EC3384" w14:textId="77777777" w:rsidR="00BA40C6" w:rsidRPr="00237D9B" w:rsidRDefault="00BA40C6" w:rsidP="00BA40C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347AF132" w14:textId="043F1B9B" w:rsidR="009D45DB" w:rsidRPr="00237D9B" w:rsidRDefault="00BA40C6" w:rsidP="005D3F8F">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79513350" w14:textId="77777777" w:rsidR="005D3F8F" w:rsidRPr="00237D9B" w:rsidRDefault="005D3F8F" w:rsidP="005D3F8F">
      <w:pPr>
        <w:spacing w:line="276" w:lineRule="auto"/>
        <w:rPr>
          <w:rFonts w:ascii="Times New Roman" w:eastAsia="Calibri" w:hAnsi="Times New Roman" w:cs="Times New Roman"/>
          <w:sz w:val="24"/>
          <w:szCs w:val="24"/>
        </w:rPr>
      </w:pPr>
    </w:p>
    <w:p w14:paraId="7FFAC4EA" w14:textId="587664D7" w:rsidR="009D45DB" w:rsidRPr="00237D9B" w:rsidRDefault="009D45DB" w:rsidP="009D45DB">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Pr="00237D9B">
        <w:rPr>
          <w:rFonts w:ascii="Times New Roman" w:hAnsi="Times New Roman" w:cs="Times New Roman"/>
          <w:sz w:val="24"/>
          <w:szCs w:val="24"/>
        </w:rPr>
        <w:t xml:space="preserve"> </w:t>
      </w:r>
      <w:r w:rsidR="00722F19" w:rsidRPr="00122CD6">
        <w:rPr>
          <w:rFonts w:ascii="Times New Roman" w:hAnsi="Times New Roman" w:cs="Times New Roman"/>
          <w:sz w:val="24"/>
          <w:szCs w:val="24"/>
        </w:rPr>
        <w:t>longitudinal_disease_survey_2017</w:t>
      </w:r>
      <w:r w:rsidRPr="00237D9B">
        <w:rPr>
          <w:rFonts w:ascii="Times New Roman" w:hAnsi="Times New Roman" w:cs="Times New Roman"/>
          <w:sz w:val="24"/>
          <w:szCs w:val="24"/>
        </w:rPr>
        <w:t>.csv</w:t>
      </w:r>
    </w:p>
    <w:p w14:paraId="52613985" w14:textId="7B0D47DA" w:rsidR="009D45DB" w:rsidRPr="00237D9B" w:rsidRDefault="009D45DB" w:rsidP="009D45DB">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2F5D59">
        <w:rPr>
          <w:rFonts w:ascii="Times New Roman" w:hAnsi="Times New Roman" w:cs="Times New Roman"/>
          <w:sz w:val="24"/>
          <w:szCs w:val="24"/>
        </w:rPr>
        <w:t>16</w:t>
      </w:r>
      <w:r w:rsidR="002F5D59" w:rsidRPr="00237D9B">
        <w:rPr>
          <w:rFonts w:ascii="Times New Roman" w:hAnsi="Times New Roman" w:cs="Times New Roman"/>
          <w:sz w:val="24"/>
          <w:szCs w:val="24"/>
        </w:rPr>
        <w:t xml:space="preserve"> </w:t>
      </w:r>
      <w:r w:rsidRPr="00237D9B">
        <w:rPr>
          <w:rFonts w:ascii="Times New Roman" w:hAnsi="Times New Roman" w:cs="Times New Roman"/>
          <w:sz w:val="24"/>
          <w:szCs w:val="24"/>
        </w:rPr>
        <w:t xml:space="preserve">columns and </w:t>
      </w:r>
      <w:r w:rsidR="00212D64">
        <w:rPr>
          <w:rFonts w:ascii="Times New Roman" w:hAnsi="Times New Roman" w:cs="Times New Roman"/>
          <w:sz w:val="24"/>
          <w:szCs w:val="24"/>
        </w:rPr>
        <w:t xml:space="preserve">35,957 </w:t>
      </w:r>
      <w:r w:rsidRPr="00237D9B">
        <w:rPr>
          <w:rFonts w:ascii="Times New Roman" w:hAnsi="Times New Roman" w:cs="Times New Roman"/>
          <w:sz w:val="24"/>
          <w:szCs w:val="24"/>
        </w:rPr>
        <w:t xml:space="preserve">records, including header row, </w:t>
      </w:r>
      <w:r w:rsidR="00212D64">
        <w:rPr>
          <w:rFonts w:ascii="Times New Roman" w:hAnsi="Times New Roman" w:cs="Times New Roman"/>
          <w:sz w:val="24"/>
          <w:szCs w:val="24"/>
        </w:rPr>
        <w:t>1,719</w:t>
      </w:r>
      <w:r w:rsidRPr="00237D9B">
        <w:rPr>
          <w:rFonts w:ascii="Times New Roman" w:hAnsi="Times New Roman" w:cs="Times New Roman"/>
          <w:sz w:val="24"/>
          <w:szCs w:val="24"/>
        </w:rPr>
        <w:t xml:space="preserve"> KB.</w:t>
      </w:r>
      <w:r w:rsidRPr="00237D9B">
        <w:rPr>
          <w:rFonts w:ascii="Times New Roman" w:eastAsia="Calibri" w:hAnsi="Times New Roman" w:cs="Times New Roman"/>
          <w:sz w:val="24"/>
          <w:szCs w:val="24"/>
        </w:rPr>
        <w:t xml:space="preserve"> </w:t>
      </w:r>
    </w:p>
    <w:p w14:paraId="76E88E89" w14:textId="0746E242" w:rsidR="009D45DB" w:rsidRPr="00237D9B" w:rsidRDefault="009D45DB" w:rsidP="009D45DB">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557AB1"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52B11B33" w14:textId="77777777" w:rsidR="009D45DB" w:rsidRPr="00237D9B" w:rsidRDefault="009D45DB" w:rsidP="009D45DB">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6F6D5010" w14:textId="77777777" w:rsidR="009D45DB" w:rsidRPr="00237D9B" w:rsidRDefault="009D45DB" w:rsidP="009D45DB">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4FA55C2A" w14:textId="77777777" w:rsidR="009D45DB" w:rsidRPr="00237D9B" w:rsidRDefault="009D45DB" w:rsidP="009D45DB">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192D4A7D" w14:textId="77777777" w:rsidR="009D45DB" w:rsidRPr="00237D9B" w:rsidRDefault="009D45DB" w:rsidP="00D2577A">
      <w:pPr>
        <w:spacing w:line="360" w:lineRule="auto"/>
        <w:rPr>
          <w:rFonts w:ascii="Times New Roman" w:eastAsiaTheme="minorEastAsia" w:hAnsi="Times New Roman" w:cs="Times New Roman"/>
          <w:sz w:val="24"/>
          <w:szCs w:val="24"/>
        </w:rPr>
      </w:pPr>
    </w:p>
    <w:p w14:paraId="057F5E98" w14:textId="130816D6" w:rsidR="004C0406" w:rsidRPr="00237D9B" w:rsidRDefault="004C0406" w:rsidP="004C040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Identity:</w:t>
      </w:r>
      <w:r w:rsidRPr="00237D9B">
        <w:rPr>
          <w:rFonts w:ascii="Times New Roman" w:hAnsi="Times New Roman" w:cs="Times New Roman"/>
          <w:sz w:val="24"/>
          <w:szCs w:val="24"/>
        </w:rPr>
        <w:t xml:space="preserve"> </w:t>
      </w:r>
      <w:r w:rsidR="00722F19" w:rsidRPr="00122CD6">
        <w:rPr>
          <w:rFonts w:ascii="Times New Roman" w:hAnsi="Times New Roman" w:cs="Times New Roman"/>
          <w:sz w:val="24"/>
          <w:szCs w:val="24"/>
        </w:rPr>
        <w:t>longitudinal_disease_survey_201</w:t>
      </w:r>
      <w:r w:rsidR="00722F19">
        <w:rPr>
          <w:rFonts w:ascii="Times New Roman" w:hAnsi="Times New Roman" w:cs="Times New Roman"/>
          <w:sz w:val="24"/>
          <w:szCs w:val="24"/>
        </w:rPr>
        <w:t>8</w:t>
      </w:r>
      <w:r w:rsidRPr="00237D9B">
        <w:rPr>
          <w:rFonts w:ascii="Times New Roman" w:hAnsi="Times New Roman" w:cs="Times New Roman"/>
          <w:sz w:val="24"/>
          <w:szCs w:val="24"/>
        </w:rPr>
        <w:t>.csv</w:t>
      </w:r>
    </w:p>
    <w:p w14:paraId="025CA412" w14:textId="7E561B63" w:rsidR="004C0406" w:rsidRPr="00237D9B" w:rsidRDefault="004C0406" w:rsidP="004C040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Size:</w:t>
      </w:r>
      <w:r w:rsidRPr="00237D9B">
        <w:rPr>
          <w:rFonts w:ascii="Times New Roman" w:eastAsia="Calibri" w:hAnsi="Times New Roman" w:cs="Times New Roman"/>
          <w:sz w:val="24"/>
          <w:szCs w:val="24"/>
        </w:rPr>
        <w:t xml:space="preserve"> </w:t>
      </w:r>
      <w:r w:rsidR="002F5D59">
        <w:rPr>
          <w:rFonts w:ascii="Times New Roman" w:hAnsi="Times New Roman" w:cs="Times New Roman"/>
          <w:sz w:val="24"/>
          <w:szCs w:val="24"/>
        </w:rPr>
        <w:t xml:space="preserve">22 </w:t>
      </w:r>
      <w:r w:rsidR="002F5D59" w:rsidRPr="00237D9B">
        <w:rPr>
          <w:rFonts w:ascii="Times New Roman" w:hAnsi="Times New Roman" w:cs="Times New Roman"/>
          <w:sz w:val="24"/>
          <w:szCs w:val="24"/>
        </w:rPr>
        <w:t xml:space="preserve">columns </w:t>
      </w:r>
      <w:r w:rsidRPr="00237D9B">
        <w:rPr>
          <w:rFonts w:ascii="Times New Roman" w:hAnsi="Times New Roman" w:cs="Times New Roman"/>
          <w:sz w:val="24"/>
          <w:szCs w:val="24"/>
        </w:rPr>
        <w:t xml:space="preserve">and </w:t>
      </w:r>
      <w:r w:rsidR="00206E4F">
        <w:rPr>
          <w:rFonts w:ascii="Times New Roman" w:hAnsi="Times New Roman" w:cs="Times New Roman"/>
          <w:sz w:val="24"/>
          <w:szCs w:val="24"/>
        </w:rPr>
        <w:t>46,054</w:t>
      </w:r>
      <w:r w:rsidRPr="00237D9B">
        <w:rPr>
          <w:rFonts w:ascii="Times New Roman" w:hAnsi="Times New Roman" w:cs="Times New Roman"/>
          <w:sz w:val="24"/>
          <w:szCs w:val="24"/>
        </w:rPr>
        <w:t xml:space="preserve"> records, including header row, </w:t>
      </w:r>
      <w:r w:rsidR="00206E4F">
        <w:rPr>
          <w:rFonts w:ascii="Times New Roman" w:hAnsi="Times New Roman" w:cs="Times New Roman"/>
          <w:sz w:val="24"/>
          <w:szCs w:val="24"/>
        </w:rPr>
        <w:t>2,697</w:t>
      </w:r>
      <w:r w:rsidRPr="00237D9B">
        <w:rPr>
          <w:rFonts w:ascii="Times New Roman" w:hAnsi="Times New Roman" w:cs="Times New Roman"/>
          <w:sz w:val="24"/>
          <w:szCs w:val="24"/>
        </w:rPr>
        <w:t xml:space="preserve"> KB.</w:t>
      </w:r>
      <w:r w:rsidRPr="00237D9B">
        <w:rPr>
          <w:rFonts w:ascii="Times New Roman" w:eastAsia="Calibri" w:hAnsi="Times New Roman" w:cs="Times New Roman"/>
          <w:sz w:val="24"/>
          <w:szCs w:val="24"/>
        </w:rPr>
        <w:t xml:space="preserve"> </w:t>
      </w:r>
    </w:p>
    <w:p w14:paraId="370EF884" w14:textId="712EF6F7" w:rsidR="004C0406" w:rsidRPr="00237D9B" w:rsidRDefault="004C0406" w:rsidP="004C040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Format and storage mode</w:t>
      </w:r>
      <w:r w:rsidRPr="00237D9B">
        <w:rPr>
          <w:rFonts w:ascii="Times New Roman" w:eastAsia="Calibri" w:hAnsi="Times New Roman" w:cs="Times New Roman"/>
          <w:sz w:val="24"/>
          <w:szCs w:val="24"/>
        </w:rPr>
        <w:t>: Comma-separated values (.</w:t>
      </w:r>
      <w:r w:rsidR="00E33C55" w:rsidRPr="00237D9B">
        <w:rPr>
          <w:rFonts w:ascii="Times New Roman" w:eastAsia="Calibri" w:hAnsi="Times New Roman" w:cs="Times New Roman"/>
          <w:sz w:val="24"/>
          <w:szCs w:val="24"/>
        </w:rPr>
        <w:t>csv</w:t>
      </w:r>
      <w:r w:rsidRPr="00237D9B">
        <w:rPr>
          <w:rFonts w:ascii="Times New Roman" w:eastAsia="Calibri" w:hAnsi="Times New Roman" w:cs="Times New Roman"/>
          <w:sz w:val="24"/>
          <w:szCs w:val="24"/>
        </w:rPr>
        <w:t xml:space="preserve">) </w:t>
      </w:r>
    </w:p>
    <w:p w14:paraId="5460BFB7" w14:textId="77777777" w:rsidR="004C0406" w:rsidRPr="00237D9B" w:rsidRDefault="004C0406" w:rsidP="004C040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Header information:</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See column descriptions in section B.</w:t>
      </w:r>
    </w:p>
    <w:p w14:paraId="1EA79F35" w14:textId="77777777" w:rsidR="004C0406" w:rsidRPr="00237D9B" w:rsidRDefault="004C0406" w:rsidP="004C0406">
      <w:pPr>
        <w:spacing w:line="276" w:lineRule="auto"/>
        <w:rPr>
          <w:rFonts w:ascii="Times New Roman" w:eastAsiaTheme="minorEastAsia" w:hAnsi="Times New Roman" w:cs="Times New Roman"/>
          <w:sz w:val="24"/>
          <w:szCs w:val="24"/>
        </w:rPr>
      </w:pPr>
      <w:r w:rsidRPr="00237D9B">
        <w:rPr>
          <w:rFonts w:ascii="Times New Roman" w:eastAsia="Calibri" w:hAnsi="Times New Roman" w:cs="Times New Roman"/>
          <w:b/>
          <w:bCs/>
          <w:sz w:val="24"/>
          <w:szCs w:val="24"/>
        </w:rPr>
        <w:t>Alphanumeric attributes:</w:t>
      </w:r>
      <w:r w:rsidRPr="00237D9B">
        <w:rPr>
          <w:rFonts w:ascii="Times New Roman" w:eastAsia="Calibri" w:hAnsi="Times New Roman" w:cs="Times New Roman"/>
          <w:sz w:val="24"/>
          <w:szCs w:val="24"/>
        </w:rPr>
        <w:t xml:space="preserve"> </w:t>
      </w:r>
      <w:r w:rsidRPr="00237D9B">
        <w:rPr>
          <w:rFonts w:ascii="Times New Roman" w:hAnsi="Times New Roman" w:cs="Times New Roman"/>
          <w:sz w:val="24"/>
          <w:szCs w:val="24"/>
        </w:rPr>
        <w:t>Mixed.</w:t>
      </w:r>
    </w:p>
    <w:p w14:paraId="1F9371EC" w14:textId="77777777" w:rsidR="004C0406" w:rsidRPr="00237D9B" w:rsidRDefault="004C0406" w:rsidP="004C0406">
      <w:pPr>
        <w:spacing w:line="276" w:lineRule="auto"/>
        <w:rPr>
          <w:rFonts w:ascii="Times New Roman" w:eastAsia="Calibri" w:hAnsi="Times New Roman" w:cs="Times New Roman"/>
          <w:sz w:val="24"/>
          <w:szCs w:val="24"/>
        </w:rPr>
      </w:pPr>
      <w:r w:rsidRPr="00237D9B">
        <w:rPr>
          <w:rFonts w:ascii="Times New Roman" w:eastAsia="Calibri" w:hAnsi="Times New Roman" w:cs="Times New Roman"/>
          <w:b/>
          <w:bCs/>
          <w:sz w:val="24"/>
          <w:szCs w:val="24"/>
        </w:rPr>
        <w:t>Special characters/fields:</w:t>
      </w:r>
      <w:r w:rsidRPr="00237D9B">
        <w:rPr>
          <w:rFonts w:ascii="Times New Roman" w:eastAsia="Calibri" w:hAnsi="Times New Roman" w:cs="Times New Roman"/>
          <w:sz w:val="24"/>
          <w:szCs w:val="24"/>
        </w:rPr>
        <w:t xml:space="preserve"> Missing information was classified as “NA” in each cell.</w:t>
      </w:r>
    </w:p>
    <w:p w14:paraId="06CC7CEB" w14:textId="77777777" w:rsidR="004C0406" w:rsidRPr="00237D9B" w:rsidRDefault="004C0406" w:rsidP="00D2577A">
      <w:pPr>
        <w:spacing w:line="360" w:lineRule="auto"/>
        <w:rPr>
          <w:rFonts w:ascii="Times New Roman" w:eastAsiaTheme="minorEastAsia" w:hAnsi="Times New Roman" w:cs="Times New Roman"/>
          <w:sz w:val="24"/>
          <w:szCs w:val="24"/>
        </w:rPr>
      </w:pPr>
    </w:p>
    <w:p w14:paraId="2B69B93E" w14:textId="7DFDA518" w:rsidR="24200D5C" w:rsidRPr="00DA05E7" w:rsidRDefault="00DA05E7" w:rsidP="00DA05E7">
      <w:pPr>
        <w:spacing w:line="480" w:lineRule="auto"/>
        <w:rPr>
          <w:rFonts w:ascii="Times New Roman" w:eastAsiaTheme="minorEastAsia" w:hAnsi="Times New Roman" w:cs="Times New Roman"/>
          <w:b/>
          <w:bCs/>
          <w:sz w:val="24"/>
          <w:szCs w:val="24"/>
        </w:rPr>
      </w:pPr>
      <w:r w:rsidRPr="00DA05E7">
        <w:rPr>
          <w:rFonts w:ascii="Times New Roman" w:eastAsia="Calibri" w:hAnsi="Times New Roman" w:cs="Times New Roman"/>
          <w:b/>
          <w:bCs/>
          <w:sz w:val="24"/>
          <w:szCs w:val="24"/>
        </w:rPr>
        <w:t xml:space="preserve">IV.B </w:t>
      </w:r>
      <w:r w:rsidR="24200D5C" w:rsidRPr="00DA05E7">
        <w:rPr>
          <w:rFonts w:ascii="Times New Roman" w:eastAsia="Calibri" w:hAnsi="Times New Roman" w:cs="Times New Roman"/>
          <w:b/>
          <w:bCs/>
          <w:sz w:val="24"/>
          <w:szCs w:val="24"/>
        </w:rPr>
        <w:t>Variable information</w:t>
      </w:r>
    </w:p>
    <w:p w14:paraId="1F59156F" w14:textId="061C551D" w:rsidR="00FE7C52" w:rsidRPr="00237D9B" w:rsidRDefault="00FE7C52" w:rsidP="00FE7C52">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Table 2.</w:t>
      </w:r>
      <w:r w:rsidRPr="00237D9B">
        <w:rPr>
          <w:rFonts w:ascii="Times New Roman" w:eastAsiaTheme="minorEastAsia" w:hAnsi="Times New Roman" w:cs="Times New Roman"/>
          <w:sz w:val="24"/>
          <w:szCs w:val="24"/>
        </w:rPr>
        <w:t xml:space="preserve"> List of column headers and definitions for </w:t>
      </w:r>
      <w:r w:rsidRPr="00237D9B">
        <w:rPr>
          <w:rFonts w:ascii="Times New Roman" w:hAnsi="Times New Roman" w:cs="Times New Roman"/>
          <w:sz w:val="24"/>
          <w:szCs w:val="24"/>
        </w:rPr>
        <w:t>monthly_disease_survey_171819.csv</w:t>
      </w:r>
    </w:p>
    <w:tbl>
      <w:tblPr>
        <w:tblStyle w:val="PlainTable1"/>
        <w:tblW w:w="8683" w:type="dxa"/>
        <w:tblLook w:val="04A0" w:firstRow="1" w:lastRow="0" w:firstColumn="1" w:lastColumn="0" w:noHBand="0" w:noVBand="1"/>
      </w:tblPr>
      <w:tblGrid>
        <w:gridCol w:w="2103"/>
        <w:gridCol w:w="3744"/>
        <w:gridCol w:w="2836"/>
      </w:tblGrid>
      <w:tr w:rsidR="00FE7C52" w:rsidRPr="00237D9B" w14:paraId="24298662" w14:textId="77777777" w:rsidTr="00540BE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03" w:type="dxa"/>
            <w:noWrap/>
            <w:hideMark/>
          </w:tcPr>
          <w:p w14:paraId="3ECDC867" w14:textId="77777777" w:rsidR="00FE7C52" w:rsidRPr="00237D9B" w:rsidRDefault="00FE7C52" w:rsidP="00FE7C52">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3744" w:type="dxa"/>
            <w:noWrap/>
            <w:hideMark/>
          </w:tcPr>
          <w:p w14:paraId="778DF394" w14:textId="77777777" w:rsidR="00FE7C52" w:rsidRPr="00237D9B" w:rsidRDefault="00FE7C52" w:rsidP="00FE7C5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2836" w:type="dxa"/>
            <w:noWrap/>
            <w:hideMark/>
          </w:tcPr>
          <w:p w14:paraId="1BC65EA4" w14:textId="77777777" w:rsidR="00FE7C52" w:rsidRPr="00237D9B" w:rsidRDefault="00FE7C52" w:rsidP="00FE7C5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206E4F" w:rsidRPr="00237D9B" w14:paraId="0A2353DA"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6815180B" w14:textId="6C57882F"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w:t>
            </w:r>
          </w:p>
        </w:tc>
        <w:tc>
          <w:tcPr>
            <w:tcW w:w="3744" w:type="dxa"/>
            <w:noWrap/>
            <w:vAlign w:val="center"/>
            <w:hideMark/>
          </w:tcPr>
          <w:p w14:paraId="0C4851EA" w14:textId="137F3868"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 of disease survey</w:t>
            </w:r>
          </w:p>
        </w:tc>
        <w:tc>
          <w:tcPr>
            <w:tcW w:w="2836" w:type="dxa"/>
            <w:noWrap/>
            <w:vAlign w:val="center"/>
            <w:hideMark/>
          </w:tcPr>
          <w:p w14:paraId="4D7B3168" w14:textId="28E7443D"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 character</w:t>
            </w:r>
          </w:p>
        </w:tc>
      </w:tr>
      <w:tr w:rsidR="00206E4F" w:rsidRPr="00237D9B" w14:paraId="66A191E5"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08548959" w14:textId="4A365650"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w:t>
            </w:r>
          </w:p>
        </w:tc>
        <w:tc>
          <w:tcPr>
            <w:tcW w:w="3744" w:type="dxa"/>
            <w:noWrap/>
            <w:vAlign w:val="center"/>
            <w:hideMark/>
          </w:tcPr>
          <w:p w14:paraId="2E25C2D2" w14:textId="2FCD2BD5"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of disease survey</w:t>
            </w:r>
          </w:p>
        </w:tc>
        <w:tc>
          <w:tcPr>
            <w:tcW w:w="2836" w:type="dxa"/>
            <w:noWrap/>
            <w:vAlign w:val="center"/>
            <w:hideMark/>
          </w:tcPr>
          <w:p w14:paraId="79AFC18F" w14:textId="32CBE847"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numeric</w:t>
            </w:r>
          </w:p>
        </w:tc>
      </w:tr>
      <w:tr w:rsidR="00206E4F" w:rsidRPr="00237D9B" w14:paraId="616BA1F3"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5F66DD46" w14:textId="7454A13E"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w:t>
            </w:r>
          </w:p>
        </w:tc>
        <w:tc>
          <w:tcPr>
            <w:tcW w:w="3744" w:type="dxa"/>
            <w:noWrap/>
            <w:vAlign w:val="center"/>
            <w:hideMark/>
          </w:tcPr>
          <w:p w14:paraId="0843B387" w14:textId="3233B4D1"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unique experimental plot ID, 1-64</w:t>
            </w:r>
          </w:p>
        </w:tc>
        <w:tc>
          <w:tcPr>
            <w:tcW w:w="2836" w:type="dxa"/>
            <w:noWrap/>
            <w:vAlign w:val="center"/>
            <w:hideMark/>
          </w:tcPr>
          <w:p w14:paraId="284B0781" w14:textId="6ABDE7C1"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 numeric</w:t>
            </w:r>
          </w:p>
        </w:tc>
      </w:tr>
      <w:tr w:rsidR="00206E4F" w:rsidRPr="00237D9B" w14:paraId="3C53A6AE"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7930C90E" w14:textId="0977C459"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Fungicide</w:t>
            </w:r>
          </w:p>
        </w:tc>
        <w:tc>
          <w:tcPr>
            <w:tcW w:w="3744" w:type="dxa"/>
            <w:noWrap/>
            <w:vAlign w:val="center"/>
            <w:hideMark/>
          </w:tcPr>
          <w:p w14:paraId="5F9E1FDC" w14:textId="69ED2643"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Duration of fungicide exposure treatments (see table 1 for more info on treatments)</w:t>
            </w:r>
          </w:p>
        </w:tc>
        <w:tc>
          <w:tcPr>
            <w:tcW w:w="2836" w:type="dxa"/>
            <w:noWrap/>
            <w:vAlign w:val="center"/>
            <w:hideMark/>
          </w:tcPr>
          <w:p w14:paraId="50392BD7" w14:textId="769F30CA"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character</w:t>
            </w:r>
          </w:p>
        </w:tc>
      </w:tr>
      <w:tr w:rsidR="00206E4F" w:rsidRPr="00237D9B" w14:paraId="4805E0B7"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702E374D" w14:textId="5C66F131"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Plant</w:t>
            </w:r>
          </w:p>
        </w:tc>
        <w:tc>
          <w:tcPr>
            <w:tcW w:w="3744" w:type="dxa"/>
            <w:noWrap/>
            <w:vAlign w:val="center"/>
            <w:hideMark/>
          </w:tcPr>
          <w:p w14:paraId="380C79DD" w14:textId="3A3CC71F"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 of plant surveyed (1-20)</w:t>
            </w:r>
          </w:p>
        </w:tc>
        <w:tc>
          <w:tcPr>
            <w:tcW w:w="2836" w:type="dxa"/>
            <w:noWrap/>
            <w:vAlign w:val="center"/>
            <w:hideMark/>
          </w:tcPr>
          <w:p w14:paraId="51ABD48C" w14:textId="719C481E"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 numeric</w:t>
            </w:r>
          </w:p>
        </w:tc>
      </w:tr>
      <w:tr w:rsidR="00206E4F" w:rsidRPr="00237D9B" w14:paraId="44644264"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248AAEDD" w14:textId="55F46443"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w:t>
            </w:r>
          </w:p>
        </w:tc>
        <w:tc>
          <w:tcPr>
            <w:tcW w:w="3744" w:type="dxa"/>
            <w:noWrap/>
            <w:vAlign w:val="center"/>
            <w:hideMark/>
          </w:tcPr>
          <w:p w14:paraId="77631AB7" w14:textId="5E4F35C1"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 of leaf surveyed, 1 is the oldest</w:t>
            </w:r>
          </w:p>
        </w:tc>
        <w:tc>
          <w:tcPr>
            <w:tcW w:w="2836" w:type="dxa"/>
            <w:noWrap/>
            <w:vAlign w:val="center"/>
            <w:hideMark/>
          </w:tcPr>
          <w:p w14:paraId="3004D4CB" w14:textId="3E9168F1"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 numeric</w:t>
            </w:r>
          </w:p>
        </w:tc>
      </w:tr>
      <w:tr w:rsidR="00206E4F" w:rsidRPr="00237D9B" w14:paraId="613EF8BC"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5553DD94" w14:textId="51BBD9EC"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Damage</w:t>
            </w:r>
          </w:p>
        </w:tc>
        <w:tc>
          <w:tcPr>
            <w:tcW w:w="3744" w:type="dxa"/>
            <w:noWrap/>
            <w:vAlign w:val="center"/>
            <w:hideMark/>
          </w:tcPr>
          <w:p w14:paraId="0D685C26" w14:textId="68D35A6E"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Describes if there is damage on the leaf, either due to disease or herbivory</w:t>
            </w:r>
          </w:p>
        </w:tc>
        <w:tc>
          <w:tcPr>
            <w:tcW w:w="2836" w:type="dxa"/>
            <w:noWrap/>
            <w:vAlign w:val="center"/>
            <w:hideMark/>
          </w:tcPr>
          <w:p w14:paraId="77A3C810" w14:textId="51C5DC3E"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 damaged, ND: no damage, S: senesced between surveys</w:t>
            </w:r>
          </w:p>
        </w:tc>
      </w:tr>
      <w:tr w:rsidR="00206E4F" w:rsidRPr="00237D9B" w14:paraId="2ECFBF73"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47D925EE" w14:textId="3B21526B" w:rsidR="00206E4F" w:rsidRPr="00237D9B" w:rsidRDefault="00206E4F" w:rsidP="00F46FCE">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anthracnose</w:t>
            </w:r>
          </w:p>
        </w:tc>
        <w:tc>
          <w:tcPr>
            <w:tcW w:w="3744" w:type="dxa"/>
            <w:noWrap/>
            <w:vAlign w:val="center"/>
            <w:hideMark/>
          </w:tcPr>
          <w:p w14:paraId="7090E8EF" w14:textId="74AE9F39"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anthracnose symptoms, caused chiefly by </w:t>
            </w:r>
            <w:r w:rsidRPr="001F6302">
              <w:rPr>
                <w:rFonts w:ascii="Times New Roman" w:eastAsia="Times New Roman" w:hAnsi="Times New Roman" w:cs="Times New Roman"/>
                <w:i/>
                <w:iCs/>
                <w:color w:val="000000"/>
                <w:sz w:val="24"/>
                <w:szCs w:val="24"/>
              </w:rPr>
              <w:t>Colletotrichum cereale</w:t>
            </w:r>
          </w:p>
        </w:tc>
        <w:tc>
          <w:tcPr>
            <w:tcW w:w="2836" w:type="dxa"/>
            <w:noWrap/>
            <w:vAlign w:val="center"/>
            <w:hideMark/>
          </w:tcPr>
          <w:p w14:paraId="024511FD" w14:textId="4D759B65"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2F0246D3"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72F05C85" w14:textId="65B00F9E" w:rsidR="00206E4F" w:rsidRPr="00237D9B" w:rsidRDefault="00206E4F" w:rsidP="00F46FCE">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crown_rust</w:t>
            </w:r>
            <w:proofErr w:type="spellEnd"/>
          </w:p>
        </w:tc>
        <w:tc>
          <w:tcPr>
            <w:tcW w:w="3744" w:type="dxa"/>
            <w:noWrap/>
            <w:vAlign w:val="center"/>
            <w:hideMark/>
          </w:tcPr>
          <w:p w14:paraId="0A1A3E93" w14:textId="55D9916B"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crown rust symptoms, caused by </w:t>
            </w:r>
            <w:r w:rsidRPr="001F6302">
              <w:rPr>
                <w:rFonts w:ascii="Times New Roman" w:eastAsia="Times New Roman" w:hAnsi="Times New Roman" w:cs="Times New Roman"/>
                <w:i/>
                <w:iCs/>
                <w:color w:val="000000"/>
                <w:sz w:val="24"/>
                <w:szCs w:val="24"/>
              </w:rPr>
              <w:t xml:space="preserve">Puccinia </w:t>
            </w:r>
            <w:proofErr w:type="spellStart"/>
            <w:r w:rsidRPr="001F6302">
              <w:rPr>
                <w:rFonts w:ascii="Times New Roman" w:eastAsia="Times New Roman" w:hAnsi="Times New Roman" w:cs="Times New Roman"/>
                <w:i/>
                <w:iCs/>
                <w:color w:val="000000"/>
                <w:sz w:val="24"/>
                <w:szCs w:val="24"/>
              </w:rPr>
              <w:t>coronata</w:t>
            </w:r>
            <w:proofErr w:type="spellEnd"/>
          </w:p>
        </w:tc>
        <w:tc>
          <w:tcPr>
            <w:tcW w:w="2836" w:type="dxa"/>
            <w:noWrap/>
            <w:vAlign w:val="center"/>
            <w:hideMark/>
          </w:tcPr>
          <w:p w14:paraId="2BDF4261" w14:textId="352BB949" w:rsidR="00206E4F" w:rsidRPr="00237D9B" w:rsidRDefault="00206E4F" w:rsidP="00F46F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509B7B6F" w14:textId="77777777" w:rsidTr="005F39A7">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0563E05A" w14:textId="059F00E3" w:rsidR="00206E4F" w:rsidRPr="00237D9B" w:rsidRDefault="00206E4F" w:rsidP="00F46FCE">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brown_patch</w:t>
            </w:r>
            <w:proofErr w:type="spellEnd"/>
          </w:p>
        </w:tc>
        <w:tc>
          <w:tcPr>
            <w:tcW w:w="3744" w:type="dxa"/>
            <w:noWrap/>
            <w:hideMark/>
          </w:tcPr>
          <w:p w14:paraId="63A28C0C" w14:textId="3680D1DB"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brown patch symptoms, caused by </w:t>
            </w:r>
            <w:r w:rsidRPr="001F6302">
              <w:rPr>
                <w:rFonts w:ascii="Times New Roman" w:eastAsia="Times New Roman" w:hAnsi="Times New Roman" w:cs="Times New Roman"/>
                <w:i/>
                <w:iCs/>
                <w:color w:val="000000"/>
                <w:sz w:val="24"/>
                <w:szCs w:val="24"/>
              </w:rPr>
              <w:t xml:space="preserve">Rhizoctonia </w:t>
            </w:r>
            <w:proofErr w:type="spellStart"/>
            <w:r w:rsidRPr="001F6302">
              <w:rPr>
                <w:rFonts w:ascii="Times New Roman" w:eastAsia="Times New Roman" w:hAnsi="Times New Roman" w:cs="Times New Roman"/>
                <w:i/>
                <w:iCs/>
                <w:color w:val="000000"/>
                <w:sz w:val="24"/>
                <w:szCs w:val="24"/>
              </w:rPr>
              <w:t>solani</w:t>
            </w:r>
            <w:proofErr w:type="spellEnd"/>
          </w:p>
        </w:tc>
        <w:tc>
          <w:tcPr>
            <w:tcW w:w="2836" w:type="dxa"/>
            <w:noWrap/>
            <w:vAlign w:val="center"/>
            <w:hideMark/>
          </w:tcPr>
          <w:p w14:paraId="6DE3A0C4" w14:textId="12A69F59" w:rsidR="00206E4F" w:rsidRPr="00237D9B" w:rsidRDefault="00206E4F" w:rsidP="00F46F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07DBF433" w14:textId="77777777" w:rsidTr="005F39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77DB3174" w14:textId="1A74CFA4"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Smut</w:t>
            </w:r>
          </w:p>
        </w:tc>
        <w:tc>
          <w:tcPr>
            <w:tcW w:w="3744" w:type="dxa"/>
            <w:noWrap/>
            <w:vAlign w:val="center"/>
            <w:hideMark/>
          </w:tcPr>
          <w:p w14:paraId="2F053111" w14:textId="756AC8B6"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 smut symptoms</w:t>
            </w:r>
          </w:p>
        </w:tc>
        <w:tc>
          <w:tcPr>
            <w:tcW w:w="2836" w:type="dxa"/>
            <w:noWrap/>
            <w:vAlign w:val="center"/>
            <w:hideMark/>
          </w:tcPr>
          <w:p w14:paraId="753831D0" w14:textId="2DCF1D4E"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58C6919C"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1C33F0EB" w14:textId="1713BE77"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GLS</w:t>
            </w:r>
          </w:p>
        </w:tc>
        <w:tc>
          <w:tcPr>
            <w:tcW w:w="3744" w:type="dxa"/>
            <w:noWrap/>
            <w:vAlign w:val="center"/>
            <w:hideMark/>
          </w:tcPr>
          <w:p w14:paraId="0FAE172E" w14:textId="758B1581"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grey leaf spot symptoms</w:t>
            </w:r>
          </w:p>
        </w:tc>
        <w:tc>
          <w:tcPr>
            <w:tcW w:w="2836" w:type="dxa"/>
            <w:noWrap/>
            <w:vAlign w:val="center"/>
            <w:hideMark/>
          </w:tcPr>
          <w:p w14:paraId="24BBEED8" w14:textId="63635B7A"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79682FDE"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54CCEFE7" w14:textId="5ED32A38" w:rsidR="00206E4F" w:rsidRPr="00237D9B" w:rsidRDefault="00206E4F" w:rsidP="00540BE5">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RRust</w:t>
            </w:r>
            <w:proofErr w:type="spellEnd"/>
          </w:p>
        </w:tc>
        <w:tc>
          <w:tcPr>
            <w:tcW w:w="3744" w:type="dxa"/>
            <w:noWrap/>
            <w:vAlign w:val="center"/>
            <w:hideMark/>
          </w:tcPr>
          <w:p w14:paraId="551C4FC7" w14:textId="487160E2"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red rust symptoms</w:t>
            </w:r>
            <w:r>
              <w:rPr>
                <w:rFonts w:ascii="Times New Roman" w:eastAsia="Times New Roman" w:hAnsi="Times New Roman" w:cs="Times New Roman"/>
                <w:color w:val="000000"/>
                <w:sz w:val="24"/>
                <w:szCs w:val="24"/>
              </w:rPr>
              <w:t xml:space="preserve">, caused by </w:t>
            </w:r>
            <w:r w:rsidRPr="001F6302">
              <w:rPr>
                <w:rFonts w:ascii="Times New Roman" w:eastAsia="Times New Roman" w:hAnsi="Times New Roman" w:cs="Times New Roman"/>
                <w:i/>
                <w:iCs/>
                <w:color w:val="000000"/>
                <w:sz w:val="24"/>
                <w:szCs w:val="24"/>
              </w:rPr>
              <w:t xml:space="preserve">Puccinia </w:t>
            </w:r>
            <w:proofErr w:type="spellStart"/>
            <w:r w:rsidRPr="001F6302">
              <w:rPr>
                <w:rFonts w:ascii="Times New Roman" w:eastAsia="Times New Roman" w:hAnsi="Times New Roman" w:cs="Times New Roman"/>
                <w:i/>
                <w:iCs/>
                <w:color w:val="000000"/>
                <w:sz w:val="24"/>
                <w:szCs w:val="24"/>
              </w:rPr>
              <w:t>graminis</w:t>
            </w:r>
            <w:proofErr w:type="spellEnd"/>
          </w:p>
        </w:tc>
        <w:tc>
          <w:tcPr>
            <w:tcW w:w="2836" w:type="dxa"/>
            <w:noWrap/>
            <w:vAlign w:val="center"/>
            <w:hideMark/>
          </w:tcPr>
          <w:p w14:paraId="3A2D5D7C" w14:textId="21AA6E08"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0BD2A96F"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2D013EFA" w14:textId="5699C782"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Sclerotinia</w:t>
            </w:r>
          </w:p>
        </w:tc>
        <w:tc>
          <w:tcPr>
            <w:tcW w:w="3744" w:type="dxa"/>
            <w:noWrap/>
            <w:vAlign w:val="center"/>
            <w:hideMark/>
          </w:tcPr>
          <w:p w14:paraId="23D9C2E1" w14:textId="45A694B9"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sclerotinia symptoms</w:t>
            </w:r>
          </w:p>
        </w:tc>
        <w:tc>
          <w:tcPr>
            <w:tcW w:w="2836" w:type="dxa"/>
            <w:noWrap/>
            <w:vAlign w:val="center"/>
            <w:hideMark/>
          </w:tcPr>
          <w:p w14:paraId="74160535" w14:textId="14AF446A"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7235762C"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2BBABF72" w14:textId="140CBCFE"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TML</w:t>
            </w:r>
          </w:p>
        </w:tc>
        <w:tc>
          <w:tcPr>
            <w:tcW w:w="3744" w:type="dxa"/>
            <w:noWrap/>
            <w:vAlign w:val="center"/>
            <w:hideMark/>
          </w:tcPr>
          <w:p w14:paraId="364F5421" w14:textId="726E5B58"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Pr="00237D9B">
              <w:rPr>
                <w:rFonts w:ascii="Times New Roman" w:eastAsia="Times New Roman" w:hAnsi="Times New Roman" w:cs="Times New Roman"/>
                <w:color w:val="000000"/>
                <w:sz w:val="24"/>
                <w:szCs w:val="24"/>
              </w:rPr>
              <w:t xml:space="preserve">ymptoms of an unknown fungal pathogen, with symptoms similar to </w:t>
            </w:r>
            <w:r w:rsidRPr="00420360">
              <w:rPr>
                <w:rFonts w:ascii="Times New Roman" w:eastAsia="Times New Roman" w:hAnsi="Times New Roman" w:cs="Times New Roman"/>
                <w:i/>
                <w:iCs/>
                <w:color w:val="000000"/>
                <w:sz w:val="24"/>
                <w:szCs w:val="24"/>
              </w:rPr>
              <w:t xml:space="preserve">Septoria sp. </w:t>
            </w:r>
            <w:r>
              <w:rPr>
                <w:rFonts w:ascii="Times New Roman" w:eastAsia="Times New Roman" w:hAnsi="Times New Roman" w:cs="Times New Roman"/>
                <w:color w:val="000000"/>
                <w:sz w:val="24"/>
                <w:szCs w:val="24"/>
              </w:rPr>
              <w:t>symptoms</w:t>
            </w:r>
          </w:p>
        </w:tc>
        <w:tc>
          <w:tcPr>
            <w:tcW w:w="2836" w:type="dxa"/>
            <w:noWrap/>
            <w:vAlign w:val="center"/>
            <w:hideMark/>
          </w:tcPr>
          <w:p w14:paraId="1C5B360E" w14:textId="0CE4943C"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67790E58"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080373F1" w14:textId="79481596"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Chew</w:t>
            </w:r>
          </w:p>
        </w:tc>
        <w:tc>
          <w:tcPr>
            <w:tcW w:w="3744" w:type="dxa"/>
            <w:noWrap/>
            <w:vAlign w:val="center"/>
            <w:hideMark/>
          </w:tcPr>
          <w:p w14:paraId="0783A511" w14:textId="570F6FAF"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evidence of chewing</w:t>
            </w:r>
          </w:p>
        </w:tc>
        <w:tc>
          <w:tcPr>
            <w:tcW w:w="2836" w:type="dxa"/>
            <w:noWrap/>
            <w:vAlign w:val="center"/>
            <w:hideMark/>
          </w:tcPr>
          <w:p w14:paraId="60603FB6" w14:textId="57375669"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0AF02BCF"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2A282F05" w14:textId="32DC8E20"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Beetle</w:t>
            </w:r>
          </w:p>
        </w:tc>
        <w:tc>
          <w:tcPr>
            <w:tcW w:w="3744" w:type="dxa"/>
            <w:noWrap/>
            <w:vAlign w:val="center"/>
            <w:hideMark/>
          </w:tcPr>
          <w:p w14:paraId="62A09F9E" w14:textId="40E27120"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Beetle herbivory</w:t>
            </w:r>
          </w:p>
        </w:tc>
        <w:tc>
          <w:tcPr>
            <w:tcW w:w="2836" w:type="dxa"/>
            <w:noWrap/>
            <w:vAlign w:val="center"/>
            <w:hideMark/>
          </w:tcPr>
          <w:p w14:paraId="47185135" w14:textId="7D4BB041"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44F9C9C7"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3ACD579A" w14:textId="60B24116"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Mollusk</w:t>
            </w:r>
          </w:p>
        </w:tc>
        <w:tc>
          <w:tcPr>
            <w:tcW w:w="3744" w:type="dxa"/>
            <w:noWrap/>
            <w:vAlign w:val="center"/>
            <w:hideMark/>
          </w:tcPr>
          <w:p w14:paraId="72A679A5" w14:textId="5D90B37C"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Mollusk herbivory</w:t>
            </w:r>
          </w:p>
        </w:tc>
        <w:tc>
          <w:tcPr>
            <w:tcW w:w="2836" w:type="dxa"/>
            <w:noWrap/>
            <w:vAlign w:val="center"/>
            <w:hideMark/>
          </w:tcPr>
          <w:p w14:paraId="7795B2D0" w14:textId="7A439985"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4E9364E0"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3DBEA6A4" w14:textId="63EF9F9D"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Mining</w:t>
            </w:r>
          </w:p>
        </w:tc>
        <w:tc>
          <w:tcPr>
            <w:tcW w:w="3744" w:type="dxa"/>
            <w:noWrap/>
            <w:vAlign w:val="center"/>
            <w:hideMark/>
          </w:tcPr>
          <w:p w14:paraId="560BC921" w14:textId="63C67983"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 mining</w:t>
            </w:r>
          </w:p>
        </w:tc>
        <w:tc>
          <w:tcPr>
            <w:tcW w:w="2836" w:type="dxa"/>
            <w:noWrap/>
            <w:vAlign w:val="center"/>
            <w:hideMark/>
          </w:tcPr>
          <w:p w14:paraId="1D2FD1E1" w14:textId="6F8F2406"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39ABA1F6"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0791D1CD" w14:textId="1EA565F9"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w:t>
            </w:r>
          </w:p>
        </w:tc>
        <w:tc>
          <w:tcPr>
            <w:tcW w:w="3744" w:type="dxa"/>
            <w:noWrap/>
            <w:vAlign w:val="center"/>
            <w:hideMark/>
          </w:tcPr>
          <w:p w14:paraId="002A5295" w14:textId="72E6FC34"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mechanical damage</w:t>
            </w:r>
          </w:p>
        </w:tc>
        <w:tc>
          <w:tcPr>
            <w:tcW w:w="2836" w:type="dxa"/>
            <w:noWrap/>
            <w:vAlign w:val="center"/>
            <w:hideMark/>
          </w:tcPr>
          <w:p w14:paraId="72AEDEF0" w14:textId="4A5BEE93"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0DD281DB"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08713D80" w14:textId="74D570AB"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Chlo</w:t>
            </w:r>
          </w:p>
        </w:tc>
        <w:tc>
          <w:tcPr>
            <w:tcW w:w="3744" w:type="dxa"/>
            <w:noWrap/>
            <w:vAlign w:val="center"/>
            <w:hideMark/>
          </w:tcPr>
          <w:p w14:paraId="7B5116E3" w14:textId="1403A7DE"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of chlorosis</w:t>
            </w:r>
          </w:p>
        </w:tc>
        <w:tc>
          <w:tcPr>
            <w:tcW w:w="2836" w:type="dxa"/>
            <w:noWrap/>
            <w:vAlign w:val="center"/>
            <w:hideMark/>
          </w:tcPr>
          <w:p w14:paraId="70E7F5ED" w14:textId="53DCC4D5"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775ABAC9" w14:textId="77777777" w:rsidTr="00540BE5">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5FCC72AB" w14:textId="33E24583" w:rsidR="00206E4F" w:rsidRPr="00237D9B" w:rsidRDefault="00206E4F" w:rsidP="00540BE5">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Mow</w:t>
            </w:r>
          </w:p>
        </w:tc>
        <w:tc>
          <w:tcPr>
            <w:tcW w:w="3744" w:type="dxa"/>
            <w:noWrap/>
            <w:vAlign w:val="center"/>
            <w:hideMark/>
          </w:tcPr>
          <w:p w14:paraId="4157E83B" w14:textId="0BD3B480"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mowing damage</w:t>
            </w:r>
          </w:p>
        </w:tc>
        <w:tc>
          <w:tcPr>
            <w:tcW w:w="2836" w:type="dxa"/>
            <w:noWrap/>
            <w:vAlign w:val="center"/>
            <w:hideMark/>
          </w:tcPr>
          <w:p w14:paraId="6474FEAA" w14:textId="125A98B8"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206E4F" w:rsidRPr="00237D9B" w14:paraId="43563DD6" w14:textId="77777777" w:rsidTr="00540B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hideMark/>
          </w:tcPr>
          <w:p w14:paraId="6EBCBAF6" w14:textId="2871CAB4" w:rsidR="00206E4F" w:rsidRPr="00237D9B" w:rsidRDefault="00206E4F" w:rsidP="00540BE5">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Date.collected</w:t>
            </w:r>
            <w:proofErr w:type="spellEnd"/>
          </w:p>
        </w:tc>
        <w:tc>
          <w:tcPr>
            <w:tcW w:w="3744" w:type="dxa"/>
            <w:noWrap/>
            <w:vAlign w:val="center"/>
            <w:hideMark/>
          </w:tcPr>
          <w:p w14:paraId="595D58A4" w14:textId="5611E6E3"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date of survey</w:t>
            </w:r>
          </w:p>
        </w:tc>
        <w:tc>
          <w:tcPr>
            <w:tcW w:w="2836" w:type="dxa"/>
            <w:noWrap/>
            <w:vAlign w:val="center"/>
            <w:hideMark/>
          </w:tcPr>
          <w:p w14:paraId="6D1E6D5B" w14:textId="57AC1E73" w:rsidR="00206E4F" w:rsidRPr="00237D9B" w:rsidRDefault="00206E4F" w:rsidP="00540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month-date-year</w:t>
            </w:r>
          </w:p>
        </w:tc>
      </w:tr>
      <w:tr w:rsidR="00206E4F" w:rsidRPr="00237D9B" w14:paraId="490C2125" w14:textId="77777777" w:rsidTr="007553AD">
        <w:trPr>
          <w:trHeight w:val="300"/>
        </w:trPr>
        <w:tc>
          <w:tcPr>
            <w:cnfStyle w:val="001000000000" w:firstRow="0" w:lastRow="0" w:firstColumn="1" w:lastColumn="0" w:oddVBand="0" w:evenVBand="0" w:oddHBand="0" w:evenHBand="0" w:firstRowFirstColumn="0" w:firstRowLastColumn="0" w:lastRowFirstColumn="0" w:lastRowLastColumn="0"/>
            <w:tcW w:w="2103" w:type="dxa"/>
            <w:noWrap/>
            <w:vAlign w:val="center"/>
          </w:tcPr>
          <w:p w14:paraId="5E8F054B" w14:textId="74A70E89" w:rsidR="00206E4F" w:rsidRPr="00237D9B" w:rsidRDefault="00206E4F" w:rsidP="00540BE5">
            <w:pPr>
              <w:jc w:val="center"/>
              <w:rPr>
                <w:rFonts w:ascii="Times New Roman" w:eastAsia="Times New Roman" w:hAnsi="Times New Roman" w:cs="Times New Roman"/>
                <w:color w:val="000000"/>
                <w:sz w:val="24"/>
                <w:szCs w:val="24"/>
              </w:rPr>
            </w:pPr>
          </w:p>
        </w:tc>
        <w:tc>
          <w:tcPr>
            <w:tcW w:w="3744" w:type="dxa"/>
            <w:noWrap/>
            <w:vAlign w:val="center"/>
          </w:tcPr>
          <w:p w14:paraId="2FCB042F" w14:textId="090A8BEF"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
        </w:tc>
        <w:tc>
          <w:tcPr>
            <w:tcW w:w="2836" w:type="dxa"/>
            <w:noWrap/>
            <w:vAlign w:val="center"/>
          </w:tcPr>
          <w:p w14:paraId="1A6C552B" w14:textId="552F0CCA" w:rsidR="00206E4F" w:rsidRPr="00237D9B" w:rsidRDefault="00206E4F" w:rsidP="00540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
        </w:tc>
      </w:tr>
    </w:tbl>
    <w:p w14:paraId="6EBE847E" w14:textId="77777777" w:rsidR="00FE7C52" w:rsidRPr="00237D9B" w:rsidRDefault="00FE7C52" w:rsidP="006E12D4">
      <w:pPr>
        <w:spacing w:line="480" w:lineRule="auto"/>
        <w:rPr>
          <w:rFonts w:ascii="Times New Roman" w:eastAsiaTheme="minorEastAsia" w:hAnsi="Times New Roman" w:cs="Times New Roman"/>
          <w:b/>
          <w:bCs/>
          <w:sz w:val="24"/>
          <w:szCs w:val="24"/>
          <w:u w:val="single"/>
        </w:rPr>
      </w:pPr>
    </w:p>
    <w:p w14:paraId="03543D4A" w14:textId="2D377081" w:rsidR="006E12D4" w:rsidRPr="00237D9B" w:rsidRDefault="006E12D4" w:rsidP="006E12D4">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lastRenderedPageBreak/>
        <w:t xml:space="preserve">Table </w:t>
      </w:r>
      <w:r w:rsidR="00317B29" w:rsidRPr="00237D9B">
        <w:rPr>
          <w:rFonts w:ascii="Times New Roman" w:eastAsiaTheme="minorEastAsia" w:hAnsi="Times New Roman" w:cs="Times New Roman"/>
          <w:b/>
          <w:bCs/>
          <w:sz w:val="24"/>
          <w:szCs w:val="24"/>
        </w:rPr>
        <w:t>3</w:t>
      </w:r>
      <w:r w:rsidRPr="00237D9B">
        <w:rPr>
          <w:rFonts w:ascii="Times New Roman" w:eastAsiaTheme="minorEastAsia" w:hAnsi="Times New Roman" w:cs="Times New Roman"/>
          <w:b/>
          <w:bCs/>
          <w:sz w:val="24"/>
          <w:szCs w:val="24"/>
        </w:rPr>
        <w:t>.</w:t>
      </w:r>
      <w:r w:rsidRPr="00237D9B">
        <w:rPr>
          <w:rFonts w:ascii="Times New Roman" w:eastAsiaTheme="minorEastAsia" w:hAnsi="Times New Roman" w:cs="Times New Roman"/>
          <w:sz w:val="24"/>
          <w:szCs w:val="24"/>
        </w:rPr>
        <w:t xml:space="preserve"> List of column headers and definitions for </w:t>
      </w:r>
      <w:r w:rsidRPr="00237D9B">
        <w:rPr>
          <w:rFonts w:ascii="Times New Roman" w:hAnsi="Times New Roman" w:cs="Times New Roman"/>
          <w:sz w:val="24"/>
          <w:szCs w:val="24"/>
        </w:rPr>
        <w:t>plot_treatments.csv</w:t>
      </w:r>
    </w:p>
    <w:tbl>
      <w:tblPr>
        <w:tblStyle w:val="PlainTable1"/>
        <w:tblW w:w="8322" w:type="dxa"/>
        <w:tblLook w:val="04A0" w:firstRow="1" w:lastRow="0" w:firstColumn="1" w:lastColumn="0" w:noHBand="0" w:noVBand="1"/>
      </w:tblPr>
      <w:tblGrid>
        <w:gridCol w:w="1960"/>
        <w:gridCol w:w="3862"/>
        <w:gridCol w:w="2500"/>
      </w:tblGrid>
      <w:tr w:rsidR="00AF7FCD" w:rsidRPr="00237D9B" w14:paraId="4F9B7B8F" w14:textId="77777777" w:rsidTr="00AF7FCD">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60" w:type="dxa"/>
            <w:noWrap/>
            <w:hideMark/>
          </w:tcPr>
          <w:p w14:paraId="28DBC832" w14:textId="77777777" w:rsidR="00AF7FCD" w:rsidRPr="00237D9B" w:rsidRDefault="00AF7FCD" w:rsidP="00AF7FCD">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3862" w:type="dxa"/>
            <w:noWrap/>
            <w:hideMark/>
          </w:tcPr>
          <w:p w14:paraId="129BF72A" w14:textId="77777777" w:rsidR="00AF7FCD" w:rsidRPr="00237D9B" w:rsidRDefault="00AF7FCD" w:rsidP="00AF7F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2500" w:type="dxa"/>
            <w:noWrap/>
            <w:hideMark/>
          </w:tcPr>
          <w:p w14:paraId="0465C74D" w14:textId="77777777" w:rsidR="00AF7FCD" w:rsidRPr="00237D9B" w:rsidRDefault="00AF7FCD" w:rsidP="00AF7F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AF7FCD" w:rsidRPr="00237D9B" w14:paraId="4E04461E" w14:textId="77777777" w:rsidTr="00AF7FC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60" w:type="dxa"/>
            <w:noWrap/>
            <w:hideMark/>
          </w:tcPr>
          <w:p w14:paraId="1AE00BB2" w14:textId="77777777" w:rsidR="00AF7FCD" w:rsidRPr="00237D9B" w:rsidRDefault="00AF7FCD" w:rsidP="00AF7FCD">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w:t>
            </w:r>
          </w:p>
        </w:tc>
        <w:tc>
          <w:tcPr>
            <w:tcW w:w="3862" w:type="dxa"/>
            <w:noWrap/>
            <w:hideMark/>
          </w:tcPr>
          <w:p w14:paraId="202D70FA" w14:textId="77777777" w:rsidR="00AF7FCD" w:rsidRPr="00237D9B" w:rsidRDefault="00AF7FCD" w:rsidP="00AF7F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unique experimental plot ID, 1-64</w:t>
            </w:r>
          </w:p>
        </w:tc>
        <w:tc>
          <w:tcPr>
            <w:tcW w:w="2500" w:type="dxa"/>
            <w:noWrap/>
            <w:hideMark/>
          </w:tcPr>
          <w:p w14:paraId="0A53DAF9" w14:textId="77777777" w:rsidR="00AF7FCD" w:rsidRPr="00237D9B" w:rsidRDefault="00AF7FCD" w:rsidP="00AF7F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 numeric</w:t>
            </w:r>
          </w:p>
        </w:tc>
      </w:tr>
      <w:tr w:rsidR="00AF7FCD" w:rsidRPr="00237D9B" w14:paraId="388D3786" w14:textId="77777777" w:rsidTr="00AF7FCD">
        <w:trPr>
          <w:trHeight w:val="315"/>
        </w:trPr>
        <w:tc>
          <w:tcPr>
            <w:cnfStyle w:val="001000000000" w:firstRow="0" w:lastRow="0" w:firstColumn="1" w:lastColumn="0" w:oddVBand="0" w:evenVBand="0" w:oddHBand="0" w:evenHBand="0" w:firstRowFirstColumn="0" w:firstRowLastColumn="0" w:lastRowFirstColumn="0" w:lastRowLastColumn="0"/>
            <w:tcW w:w="1960" w:type="dxa"/>
            <w:noWrap/>
            <w:hideMark/>
          </w:tcPr>
          <w:p w14:paraId="1502C791" w14:textId="77777777" w:rsidR="00AF7FCD" w:rsidRPr="00237D9B" w:rsidRDefault="00AF7FCD" w:rsidP="00AF7FCD">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row</w:t>
            </w:r>
          </w:p>
        </w:tc>
        <w:tc>
          <w:tcPr>
            <w:tcW w:w="3862" w:type="dxa"/>
            <w:noWrap/>
            <w:hideMark/>
          </w:tcPr>
          <w:p w14:paraId="26AEB0E9" w14:textId="77777777" w:rsidR="00AF7FCD" w:rsidRPr="00237D9B" w:rsidRDefault="00AF7FCD" w:rsidP="00AF7F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row ID within the experimental area</w:t>
            </w:r>
          </w:p>
        </w:tc>
        <w:tc>
          <w:tcPr>
            <w:tcW w:w="2500" w:type="dxa"/>
            <w:noWrap/>
            <w:hideMark/>
          </w:tcPr>
          <w:p w14:paraId="16C5AD12" w14:textId="77777777" w:rsidR="00AF7FCD" w:rsidRPr="00237D9B" w:rsidRDefault="00AF7FCD" w:rsidP="00AF7F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row, numeric</w:t>
            </w:r>
          </w:p>
        </w:tc>
      </w:tr>
      <w:tr w:rsidR="00AF7FCD" w:rsidRPr="00237D9B" w14:paraId="4BAB3C10" w14:textId="77777777" w:rsidTr="00AF7FC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60" w:type="dxa"/>
            <w:noWrap/>
            <w:hideMark/>
          </w:tcPr>
          <w:p w14:paraId="1C97DB0F" w14:textId="77777777" w:rsidR="00AF7FCD" w:rsidRPr="00237D9B" w:rsidRDefault="00AF7FCD" w:rsidP="00AF7FCD">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column</w:t>
            </w:r>
          </w:p>
        </w:tc>
        <w:tc>
          <w:tcPr>
            <w:tcW w:w="3862" w:type="dxa"/>
            <w:noWrap/>
            <w:hideMark/>
          </w:tcPr>
          <w:p w14:paraId="08BB9DF4" w14:textId="77777777" w:rsidR="00AF7FCD" w:rsidRPr="00237D9B" w:rsidRDefault="00AF7FCD" w:rsidP="00AF7F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column ID within the experimental area</w:t>
            </w:r>
          </w:p>
        </w:tc>
        <w:tc>
          <w:tcPr>
            <w:tcW w:w="2500" w:type="dxa"/>
            <w:noWrap/>
            <w:hideMark/>
          </w:tcPr>
          <w:p w14:paraId="20A74267" w14:textId="77777777" w:rsidR="00AF7FCD" w:rsidRPr="00237D9B" w:rsidRDefault="00AF7FCD" w:rsidP="00AF7F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column, numeric</w:t>
            </w:r>
          </w:p>
        </w:tc>
      </w:tr>
      <w:tr w:rsidR="00AF7FCD" w:rsidRPr="00237D9B" w14:paraId="0C25192A" w14:textId="77777777" w:rsidTr="00AF7FCD">
        <w:trPr>
          <w:trHeight w:val="315"/>
        </w:trPr>
        <w:tc>
          <w:tcPr>
            <w:cnfStyle w:val="001000000000" w:firstRow="0" w:lastRow="0" w:firstColumn="1" w:lastColumn="0" w:oddVBand="0" w:evenVBand="0" w:oddHBand="0" w:evenHBand="0" w:firstRowFirstColumn="0" w:firstRowLastColumn="0" w:lastRowFirstColumn="0" w:lastRowLastColumn="0"/>
            <w:tcW w:w="1960" w:type="dxa"/>
            <w:noWrap/>
            <w:hideMark/>
          </w:tcPr>
          <w:p w14:paraId="032C1911" w14:textId="77777777" w:rsidR="00AF7FCD" w:rsidRPr="00237D9B" w:rsidRDefault="00AF7FCD" w:rsidP="00AF7FCD">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Fungicide</w:t>
            </w:r>
          </w:p>
        </w:tc>
        <w:tc>
          <w:tcPr>
            <w:tcW w:w="3862" w:type="dxa"/>
            <w:noWrap/>
            <w:hideMark/>
          </w:tcPr>
          <w:p w14:paraId="4DCA6031" w14:textId="7BBE44D4" w:rsidR="00AF7FCD" w:rsidRPr="00237D9B" w:rsidRDefault="00AF7FCD" w:rsidP="00AF7F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duration of fungicide exposure</w:t>
            </w:r>
          </w:p>
        </w:tc>
        <w:tc>
          <w:tcPr>
            <w:tcW w:w="2500" w:type="dxa"/>
            <w:noWrap/>
            <w:hideMark/>
          </w:tcPr>
          <w:p w14:paraId="67D9086D" w14:textId="77777777" w:rsidR="00AF7FCD" w:rsidRPr="00237D9B" w:rsidRDefault="00AF7FCD" w:rsidP="00AF7F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treatment, character</w:t>
            </w:r>
          </w:p>
        </w:tc>
      </w:tr>
    </w:tbl>
    <w:p w14:paraId="6B19CD47" w14:textId="77777777" w:rsidR="006E12D4" w:rsidRPr="00237D9B" w:rsidRDefault="006E12D4" w:rsidP="006E12D4">
      <w:pPr>
        <w:spacing w:line="480" w:lineRule="auto"/>
        <w:rPr>
          <w:rFonts w:ascii="Times New Roman" w:eastAsiaTheme="minorEastAsia" w:hAnsi="Times New Roman" w:cs="Times New Roman"/>
          <w:b/>
          <w:bCs/>
          <w:sz w:val="24"/>
          <w:szCs w:val="24"/>
          <w:u w:val="single"/>
        </w:rPr>
      </w:pPr>
    </w:p>
    <w:p w14:paraId="4284FE8B" w14:textId="48FE1C3E" w:rsidR="00317B29" w:rsidRPr="00237D9B" w:rsidRDefault="00317B29" w:rsidP="00317B29">
      <w:pPr>
        <w:spacing w:line="480" w:lineRule="auto"/>
        <w:rPr>
          <w:rFonts w:ascii="Times New Roman" w:hAnsi="Times New Roman" w:cs="Times New Roman"/>
          <w:sz w:val="24"/>
          <w:szCs w:val="24"/>
        </w:rPr>
      </w:pPr>
      <w:r w:rsidRPr="00237D9B">
        <w:rPr>
          <w:rFonts w:ascii="Times New Roman" w:eastAsiaTheme="minorEastAsia" w:hAnsi="Times New Roman" w:cs="Times New Roman"/>
          <w:b/>
          <w:bCs/>
          <w:sz w:val="24"/>
          <w:szCs w:val="24"/>
        </w:rPr>
        <w:t>Table 4.</w:t>
      </w:r>
      <w:r w:rsidRPr="00237D9B">
        <w:rPr>
          <w:rFonts w:ascii="Times New Roman" w:eastAsiaTheme="minorEastAsia" w:hAnsi="Times New Roman" w:cs="Times New Roman"/>
          <w:sz w:val="24"/>
          <w:szCs w:val="24"/>
        </w:rPr>
        <w:t xml:space="preserve"> List of column headers and definitions for </w:t>
      </w:r>
      <w:r w:rsidRPr="00237D9B">
        <w:rPr>
          <w:rFonts w:ascii="Times New Roman" w:hAnsi="Times New Roman" w:cs="Times New Roman"/>
          <w:sz w:val="24"/>
          <w:szCs w:val="24"/>
        </w:rPr>
        <w:t>epichloe_prevalence.csv</w:t>
      </w:r>
    </w:p>
    <w:tbl>
      <w:tblPr>
        <w:tblStyle w:val="PlainTable1"/>
        <w:tblW w:w="9350" w:type="dxa"/>
        <w:tblLook w:val="04A0" w:firstRow="1" w:lastRow="0" w:firstColumn="1" w:lastColumn="0" w:noHBand="0" w:noVBand="1"/>
      </w:tblPr>
      <w:tblGrid>
        <w:gridCol w:w="2515"/>
        <w:gridCol w:w="4001"/>
        <w:gridCol w:w="2834"/>
      </w:tblGrid>
      <w:tr w:rsidR="00317B29" w:rsidRPr="00237D9B" w14:paraId="0BAAF81D" w14:textId="77777777" w:rsidTr="00071D6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15" w:type="dxa"/>
            <w:noWrap/>
            <w:hideMark/>
          </w:tcPr>
          <w:p w14:paraId="7D645163" w14:textId="77777777" w:rsidR="00317B29" w:rsidRPr="00237D9B" w:rsidRDefault="00317B29" w:rsidP="00317B29">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4001" w:type="dxa"/>
            <w:noWrap/>
            <w:hideMark/>
          </w:tcPr>
          <w:p w14:paraId="0C933C81" w14:textId="77777777" w:rsidR="00317B29" w:rsidRPr="00237D9B" w:rsidRDefault="00317B29" w:rsidP="00317B2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2834" w:type="dxa"/>
            <w:noWrap/>
            <w:hideMark/>
          </w:tcPr>
          <w:p w14:paraId="0784C5F5" w14:textId="77777777" w:rsidR="00317B29" w:rsidRPr="00237D9B" w:rsidRDefault="00317B29" w:rsidP="00317B2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317B29" w:rsidRPr="00237D9B" w14:paraId="7CB43F82"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38FD152D" w14:textId="77777777" w:rsidR="00317B29" w:rsidRPr="00237D9B" w:rsidRDefault="00317B29" w:rsidP="00317B29">
            <w:pPr>
              <w:jc w:val="cente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w:t>
            </w:r>
          </w:p>
        </w:tc>
        <w:tc>
          <w:tcPr>
            <w:tcW w:w="4001" w:type="dxa"/>
            <w:noWrap/>
            <w:vAlign w:val="center"/>
            <w:hideMark/>
          </w:tcPr>
          <w:p w14:paraId="6022325E" w14:textId="77777777"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unique experimental plot ID, 1-64</w:t>
            </w:r>
          </w:p>
        </w:tc>
        <w:tc>
          <w:tcPr>
            <w:tcW w:w="2834" w:type="dxa"/>
            <w:noWrap/>
            <w:vAlign w:val="center"/>
            <w:hideMark/>
          </w:tcPr>
          <w:p w14:paraId="1AF323E1" w14:textId="77777777"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 numeric</w:t>
            </w:r>
          </w:p>
        </w:tc>
      </w:tr>
      <w:tr w:rsidR="00317B29" w:rsidRPr="00237D9B" w14:paraId="0177B9C6" w14:textId="77777777" w:rsidTr="00071D6F">
        <w:trPr>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29F55716"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Tiller_A</w:t>
            </w:r>
            <w:proofErr w:type="spellEnd"/>
          </w:p>
        </w:tc>
        <w:tc>
          <w:tcPr>
            <w:tcW w:w="4001" w:type="dxa"/>
            <w:noWrap/>
            <w:vAlign w:val="center"/>
            <w:hideMark/>
          </w:tcPr>
          <w:p w14:paraId="441AC062" w14:textId="7170FA95"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A </w:t>
            </w:r>
            <w:proofErr w:type="spellStart"/>
            <w:ins w:id="13"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14"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51533DD3" w14:textId="568B8362"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19013856"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691E868B"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Tiller_B</w:t>
            </w:r>
            <w:proofErr w:type="spellEnd"/>
          </w:p>
        </w:tc>
        <w:tc>
          <w:tcPr>
            <w:tcW w:w="4001" w:type="dxa"/>
            <w:noWrap/>
            <w:vAlign w:val="center"/>
            <w:hideMark/>
          </w:tcPr>
          <w:p w14:paraId="531C6361" w14:textId="3222572F"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B </w:t>
            </w:r>
            <w:proofErr w:type="spellStart"/>
            <w:ins w:id="15"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16"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031D603A" w14:textId="413C3D83"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0A797449" w14:textId="77777777" w:rsidTr="00071D6F">
        <w:trPr>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5EDAF59D"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Tiller_C</w:t>
            </w:r>
            <w:proofErr w:type="spellEnd"/>
          </w:p>
        </w:tc>
        <w:tc>
          <w:tcPr>
            <w:tcW w:w="4001" w:type="dxa"/>
            <w:noWrap/>
            <w:vAlign w:val="center"/>
            <w:hideMark/>
          </w:tcPr>
          <w:p w14:paraId="110D65A0" w14:textId="67CDAB8D"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C </w:t>
            </w:r>
            <w:proofErr w:type="spellStart"/>
            <w:ins w:id="17"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18"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4A005995" w14:textId="3F10AE8B"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1917FEB7"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706ECF1C"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Tiller_D</w:t>
            </w:r>
            <w:proofErr w:type="spellEnd"/>
          </w:p>
        </w:tc>
        <w:tc>
          <w:tcPr>
            <w:tcW w:w="4001" w:type="dxa"/>
            <w:noWrap/>
            <w:vAlign w:val="center"/>
            <w:hideMark/>
          </w:tcPr>
          <w:p w14:paraId="660C6705" w14:textId="67EFB278"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D </w:t>
            </w:r>
            <w:proofErr w:type="spellStart"/>
            <w:ins w:id="19"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20"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04D922C8" w14:textId="7E04F02C"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3C75B4ED" w14:textId="77777777" w:rsidTr="00071D6F">
        <w:trPr>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489384D4"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Tiller_E</w:t>
            </w:r>
            <w:proofErr w:type="spellEnd"/>
          </w:p>
        </w:tc>
        <w:tc>
          <w:tcPr>
            <w:tcW w:w="4001" w:type="dxa"/>
            <w:noWrap/>
            <w:vAlign w:val="center"/>
            <w:hideMark/>
          </w:tcPr>
          <w:p w14:paraId="5E5B8464" w14:textId="3CC1E0E8"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E </w:t>
            </w:r>
            <w:proofErr w:type="spellStart"/>
            <w:ins w:id="21"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22"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77F2E630" w14:textId="1E7EB47C"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4F3871D2"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0AAABABF"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Tiller_F</w:t>
            </w:r>
            <w:proofErr w:type="spellEnd"/>
          </w:p>
        </w:tc>
        <w:tc>
          <w:tcPr>
            <w:tcW w:w="4001" w:type="dxa"/>
            <w:noWrap/>
            <w:vAlign w:val="center"/>
            <w:hideMark/>
          </w:tcPr>
          <w:p w14:paraId="52CAF246" w14:textId="159E483E"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F </w:t>
            </w:r>
            <w:proofErr w:type="spellStart"/>
            <w:ins w:id="23"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24"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4EBD4CCF" w14:textId="7DDEAD1E"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2DEA4D7A" w14:textId="77777777" w:rsidTr="00071D6F">
        <w:trPr>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43737036"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Tiller_G</w:t>
            </w:r>
            <w:proofErr w:type="spellEnd"/>
          </w:p>
        </w:tc>
        <w:tc>
          <w:tcPr>
            <w:tcW w:w="4001" w:type="dxa"/>
            <w:noWrap/>
            <w:vAlign w:val="center"/>
            <w:hideMark/>
          </w:tcPr>
          <w:p w14:paraId="3EA4A92D" w14:textId="240F6D59"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G </w:t>
            </w:r>
            <w:proofErr w:type="spellStart"/>
            <w:ins w:id="25" w:author="Heckman, Robert - FS, UT" w:date="2024-01-16T13:29: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26" w:author="Heckman, Robert - FS, UT" w:date="2024-01-16T13:29: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4DFAE9DB" w14:textId="62A46151"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30382C95"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10AB0FC6"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Tiller_H</w:t>
            </w:r>
            <w:proofErr w:type="spellEnd"/>
          </w:p>
        </w:tc>
        <w:tc>
          <w:tcPr>
            <w:tcW w:w="4001" w:type="dxa"/>
            <w:noWrap/>
            <w:vAlign w:val="center"/>
            <w:hideMark/>
          </w:tcPr>
          <w:p w14:paraId="0D88D93A" w14:textId="4112DAE1"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H </w:t>
            </w:r>
            <w:proofErr w:type="spellStart"/>
            <w:ins w:id="27" w:author="Heckman, Robert - FS, UT" w:date="2024-01-16T13:30: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28" w:author="Heckman, Robert - FS, UT" w:date="2024-01-16T13:30: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560245AF" w14:textId="57363F5C"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19922234" w14:textId="77777777" w:rsidTr="00071D6F">
        <w:trPr>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76131A15"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Tiller_I</w:t>
            </w:r>
            <w:proofErr w:type="spellEnd"/>
          </w:p>
        </w:tc>
        <w:tc>
          <w:tcPr>
            <w:tcW w:w="4001" w:type="dxa"/>
            <w:noWrap/>
            <w:vAlign w:val="center"/>
            <w:hideMark/>
          </w:tcPr>
          <w:p w14:paraId="55DC7C2F" w14:textId="18B4B917"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I </w:t>
            </w:r>
            <w:proofErr w:type="spellStart"/>
            <w:ins w:id="29" w:author="Heckman, Robert - FS, UT" w:date="2024-01-16T13:30: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30" w:author="Heckman, Robert - FS, UT" w:date="2024-01-16T13:30: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0694E7ED" w14:textId="57298B94"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0F4778DE" w14:textId="77777777" w:rsidTr="00071D6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1636D3B9"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Tiller_J</w:t>
            </w:r>
            <w:proofErr w:type="spellEnd"/>
          </w:p>
        </w:tc>
        <w:tc>
          <w:tcPr>
            <w:tcW w:w="4001" w:type="dxa"/>
            <w:noWrap/>
            <w:vAlign w:val="center"/>
            <w:hideMark/>
          </w:tcPr>
          <w:p w14:paraId="506527D6" w14:textId="0502267F"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J </w:t>
            </w:r>
            <w:proofErr w:type="spellStart"/>
            <w:ins w:id="31" w:author="Heckman, Robert - FS, UT" w:date="2024-01-16T13:30:00Z">
              <w:r w:rsidR="00AF1651" w:rsidRPr="005F1417">
                <w:rPr>
                  <w:rFonts w:ascii="Times New Roman" w:eastAsia="Calibri" w:hAnsi="Times New Roman" w:cs="Times New Roman"/>
                  <w:i/>
                  <w:iCs/>
                  <w:sz w:val="24"/>
                  <w:szCs w:val="24"/>
                </w:rPr>
                <w:t>Epichloë</w:t>
              </w:r>
              <w:proofErr w:type="spellEnd"/>
              <w:r w:rsidR="00AF1651" w:rsidRPr="005F1417">
                <w:rPr>
                  <w:i/>
                  <w:iCs/>
                </w:rPr>
                <w:t xml:space="preserve"> </w:t>
              </w:r>
            </w:ins>
            <w:del w:id="32" w:author="Heckman, Robert - FS, UT" w:date="2024-01-16T13:30:00Z">
              <w:r w:rsidRPr="00237D9B" w:rsidDel="00AF1651">
                <w:rPr>
                  <w:rFonts w:ascii="Times New Roman" w:eastAsia="Times New Roman" w:hAnsi="Times New Roman" w:cs="Times New Roman"/>
                  <w:color w:val="000000"/>
                  <w:sz w:val="24"/>
                  <w:szCs w:val="24"/>
                </w:rPr>
                <w:delText xml:space="preserve">epichloe </w:delText>
              </w:r>
            </w:del>
            <w:r w:rsidRPr="00237D9B">
              <w:rPr>
                <w:rFonts w:ascii="Times New Roman" w:eastAsia="Times New Roman" w:hAnsi="Times New Roman" w:cs="Times New Roman"/>
                <w:color w:val="000000"/>
                <w:sz w:val="24"/>
                <w:szCs w:val="24"/>
              </w:rPr>
              <w:t>infection status</w:t>
            </w:r>
          </w:p>
        </w:tc>
        <w:tc>
          <w:tcPr>
            <w:tcW w:w="2834" w:type="dxa"/>
            <w:noWrap/>
            <w:vAlign w:val="center"/>
            <w:hideMark/>
          </w:tcPr>
          <w:p w14:paraId="53B62F75" w14:textId="6FDCA0D4" w:rsidR="00317B29" w:rsidRPr="00237D9B" w:rsidRDefault="00317B29" w:rsidP="00317B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presence (1) or absence (0)</w:t>
            </w:r>
          </w:p>
        </w:tc>
      </w:tr>
      <w:tr w:rsidR="00317B29" w:rsidRPr="00237D9B" w14:paraId="28690DE3" w14:textId="77777777" w:rsidTr="00071D6F">
        <w:trPr>
          <w:trHeight w:val="315"/>
        </w:trPr>
        <w:tc>
          <w:tcPr>
            <w:cnfStyle w:val="001000000000" w:firstRow="0" w:lastRow="0" w:firstColumn="1" w:lastColumn="0" w:oddVBand="0" w:evenVBand="0" w:oddHBand="0" w:evenHBand="0" w:firstRowFirstColumn="0" w:firstRowLastColumn="0" w:lastRowFirstColumn="0" w:lastRowLastColumn="0"/>
            <w:tcW w:w="2515" w:type="dxa"/>
            <w:noWrap/>
            <w:vAlign w:val="center"/>
            <w:hideMark/>
          </w:tcPr>
          <w:p w14:paraId="43F49C90" w14:textId="77777777" w:rsidR="00317B29" w:rsidRPr="00237D9B" w:rsidRDefault="00317B29" w:rsidP="00317B29">
            <w:pPr>
              <w:jc w:val="cente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Epichloe_prevalence</w:t>
            </w:r>
            <w:proofErr w:type="spellEnd"/>
          </w:p>
        </w:tc>
        <w:tc>
          <w:tcPr>
            <w:tcW w:w="4001" w:type="dxa"/>
            <w:noWrap/>
            <w:vAlign w:val="center"/>
            <w:hideMark/>
          </w:tcPr>
          <w:p w14:paraId="1A2717D5" w14:textId="0121C807"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overall plot level prevalence of </w:t>
            </w:r>
            <w:del w:id="33" w:author="Heckman, Robert - FS, UT" w:date="2024-01-16T13:30:00Z">
              <w:r w:rsidRPr="00237D9B" w:rsidDel="00AF1651">
                <w:rPr>
                  <w:rFonts w:ascii="Times New Roman" w:eastAsia="Times New Roman" w:hAnsi="Times New Roman" w:cs="Times New Roman"/>
                  <w:color w:val="000000"/>
                  <w:sz w:val="24"/>
                  <w:szCs w:val="24"/>
                </w:rPr>
                <w:delText xml:space="preserve">the </w:delText>
              </w:r>
            </w:del>
            <w:proofErr w:type="spellStart"/>
            <w:ins w:id="34" w:author="Heckman, Robert - FS, UT" w:date="2024-01-16T13:30:00Z">
              <w:r w:rsidR="00AF1651" w:rsidRPr="005F1417">
                <w:rPr>
                  <w:rFonts w:ascii="Times New Roman" w:eastAsia="Calibri" w:hAnsi="Times New Roman" w:cs="Times New Roman"/>
                  <w:i/>
                  <w:iCs/>
                  <w:sz w:val="24"/>
                  <w:szCs w:val="24"/>
                </w:rPr>
                <w:t>Epichloë</w:t>
              </w:r>
            </w:ins>
            <w:proofErr w:type="spellEnd"/>
            <w:del w:id="35" w:author="Heckman, Robert - FS, UT" w:date="2024-01-16T13:30:00Z">
              <w:r w:rsidRPr="00237D9B" w:rsidDel="00AF1651">
                <w:rPr>
                  <w:rFonts w:ascii="Times New Roman" w:eastAsia="Times New Roman" w:hAnsi="Times New Roman" w:cs="Times New Roman"/>
                  <w:color w:val="000000"/>
                  <w:sz w:val="24"/>
                  <w:szCs w:val="24"/>
                </w:rPr>
                <w:delText>epichloe</w:delText>
              </w:r>
            </w:del>
          </w:p>
        </w:tc>
        <w:tc>
          <w:tcPr>
            <w:tcW w:w="2834" w:type="dxa"/>
            <w:noWrap/>
            <w:vAlign w:val="center"/>
            <w:hideMark/>
          </w:tcPr>
          <w:p w14:paraId="68C9FFD9" w14:textId="7E12CCB7" w:rsidR="00317B29" w:rsidRPr="00237D9B" w:rsidRDefault="00317B29" w:rsidP="00317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percentage</w:t>
            </w:r>
          </w:p>
        </w:tc>
      </w:tr>
    </w:tbl>
    <w:p w14:paraId="5E3FF7DA" w14:textId="77777777" w:rsidR="00317B29" w:rsidRPr="00237D9B" w:rsidRDefault="00317B29" w:rsidP="00317B29">
      <w:pPr>
        <w:spacing w:line="480" w:lineRule="auto"/>
        <w:rPr>
          <w:rFonts w:ascii="Times New Roman" w:eastAsiaTheme="minorEastAsia" w:hAnsi="Times New Roman" w:cs="Times New Roman"/>
          <w:sz w:val="24"/>
          <w:szCs w:val="24"/>
        </w:rPr>
      </w:pPr>
    </w:p>
    <w:p w14:paraId="294BF100" w14:textId="75AC304D" w:rsidR="004F3DA4" w:rsidRPr="00237D9B" w:rsidRDefault="004F3DA4" w:rsidP="00317B29">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 xml:space="preserve">Table 5. </w:t>
      </w:r>
      <w:r w:rsidRPr="00237D9B">
        <w:rPr>
          <w:rFonts w:ascii="Times New Roman" w:eastAsiaTheme="minorEastAsia" w:hAnsi="Times New Roman" w:cs="Times New Roman"/>
          <w:sz w:val="24"/>
          <w:szCs w:val="24"/>
        </w:rPr>
        <w:t xml:space="preserve">List of column headers and definitions for </w:t>
      </w:r>
      <w:r w:rsidRPr="00237D9B">
        <w:rPr>
          <w:rFonts w:ascii="Times New Roman" w:hAnsi="Times New Roman" w:cs="Times New Roman"/>
          <w:sz w:val="24"/>
          <w:szCs w:val="24"/>
        </w:rPr>
        <w:t>plot_biomass_171819.csv</w:t>
      </w:r>
    </w:p>
    <w:tbl>
      <w:tblPr>
        <w:tblStyle w:val="PlainTable1"/>
        <w:tblW w:w="8280" w:type="dxa"/>
        <w:tblLook w:val="04A0" w:firstRow="1" w:lastRow="0" w:firstColumn="1" w:lastColumn="0" w:noHBand="0" w:noVBand="1"/>
      </w:tblPr>
      <w:tblGrid>
        <w:gridCol w:w="2100"/>
        <w:gridCol w:w="3556"/>
        <w:gridCol w:w="2624"/>
      </w:tblGrid>
      <w:tr w:rsidR="004F3DA4" w:rsidRPr="00237D9B" w14:paraId="2761765A" w14:textId="77777777" w:rsidTr="004F3DA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00" w:type="dxa"/>
            <w:noWrap/>
            <w:hideMark/>
          </w:tcPr>
          <w:p w14:paraId="245EB4C2" w14:textId="77777777" w:rsidR="004F3DA4" w:rsidRPr="00237D9B" w:rsidRDefault="004F3DA4" w:rsidP="004F3DA4">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3556" w:type="dxa"/>
            <w:noWrap/>
            <w:hideMark/>
          </w:tcPr>
          <w:p w14:paraId="60493869" w14:textId="77777777" w:rsidR="004F3DA4" w:rsidRPr="00237D9B" w:rsidRDefault="004F3DA4" w:rsidP="004F3DA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2624" w:type="dxa"/>
            <w:noWrap/>
            <w:hideMark/>
          </w:tcPr>
          <w:p w14:paraId="74060E5A" w14:textId="77777777" w:rsidR="004F3DA4" w:rsidRPr="00237D9B" w:rsidRDefault="004F3DA4" w:rsidP="004F3DA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4F3DA4" w:rsidRPr="00237D9B" w14:paraId="120FDF4B" w14:textId="77777777" w:rsidTr="004F3D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00" w:type="dxa"/>
            <w:noWrap/>
            <w:hideMark/>
          </w:tcPr>
          <w:p w14:paraId="610624A6" w14:textId="77777777" w:rsidR="004F3DA4" w:rsidRPr="00237D9B" w:rsidRDefault="004F3DA4" w:rsidP="004F3DA4">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lastRenderedPageBreak/>
              <w:t>Plot</w:t>
            </w:r>
          </w:p>
        </w:tc>
        <w:tc>
          <w:tcPr>
            <w:tcW w:w="3556" w:type="dxa"/>
            <w:noWrap/>
            <w:hideMark/>
          </w:tcPr>
          <w:p w14:paraId="43B8D8DC" w14:textId="77777777" w:rsidR="004F3DA4" w:rsidRPr="00237D9B" w:rsidRDefault="004F3DA4" w:rsidP="004F3D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unique experimental plot ID, 1-64</w:t>
            </w:r>
          </w:p>
        </w:tc>
        <w:tc>
          <w:tcPr>
            <w:tcW w:w="2624" w:type="dxa"/>
            <w:noWrap/>
            <w:hideMark/>
          </w:tcPr>
          <w:p w14:paraId="2564409F" w14:textId="77777777" w:rsidR="004F3DA4" w:rsidRPr="00237D9B" w:rsidRDefault="004F3DA4" w:rsidP="004F3D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 numeric</w:t>
            </w:r>
          </w:p>
        </w:tc>
      </w:tr>
      <w:tr w:rsidR="004F3DA4" w:rsidRPr="00237D9B" w14:paraId="462D8FF2" w14:textId="77777777" w:rsidTr="004F3DA4">
        <w:trPr>
          <w:trHeight w:val="315"/>
        </w:trPr>
        <w:tc>
          <w:tcPr>
            <w:cnfStyle w:val="001000000000" w:firstRow="0" w:lastRow="0" w:firstColumn="1" w:lastColumn="0" w:oddVBand="0" w:evenVBand="0" w:oddHBand="0" w:evenHBand="0" w:firstRowFirstColumn="0" w:firstRowLastColumn="0" w:lastRowFirstColumn="0" w:lastRowLastColumn="0"/>
            <w:tcW w:w="2100" w:type="dxa"/>
            <w:noWrap/>
            <w:hideMark/>
          </w:tcPr>
          <w:p w14:paraId="05F5F752" w14:textId="77777777" w:rsidR="004F3DA4" w:rsidRPr="00237D9B" w:rsidRDefault="004F3DA4" w:rsidP="004F3DA4">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w:t>
            </w:r>
          </w:p>
        </w:tc>
        <w:tc>
          <w:tcPr>
            <w:tcW w:w="3556" w:type="dxa"/>
            <w:noWrap/>
            <w:hideMark/>
          </w:tcPr>
          <w:p w14:paraId="481DCBAC" w14:textId="77777777" w:rsidR="004F3DA4" w:rsidRPr="00237D9B" w:rsidRDefault="004F3DA4" w:rsidP="004F3DA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biomass sample was measured</w:t>
            </w:r>
          </w:p>
        </w:tc>
        <w:tc>
          <w:tcPr>
            <w:tcW w:w="2624" w:type="dxa"/>
            <w:noWrap/>
            <w:hideMark/>
          </w:tcPr>
          <w:p w14:paraId="3A1B58E1" w14:textId="77777777" w:rsidR="004F3DA4" w:rsidRPr="00237D9B" w:rsidRDefault="004F3DA4" w:rsidP="004F3DA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numeric</w:t>
            </w:r>
          </w:p>
        </w:tc>
      </w:tr>
      <w:tr w:rsidR="004F3DA4" w:rsidRPr="00237D9B" w14:paraId="4DC3AEE4" w14:textId="77777777" w:rsidTr="004F3D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00" w:type="dxa"/>
            <w:noWrap/>
            <w:hideMark/>
          </w:tcPr>
          <w:p w14:paraId="5CF81971" w14:textId="77777777" w:rsidR="004F3DA4" w:rsidRPr="00237D9B" w:rsidRDefault="004F3DA4" w:rsidP="004F3DA4">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total_biomass</w:t>
            </w:r>
            <w:proofErr w:type="spellEnd"/>
          </w:p>
        </w:tc>
        <w:tc>
          <w:tcPr>
            <w:tcW w:w="3556" w:type="dxa"/>
            <w:noWrap/>
            <w:hideMark/>
          </w:tcPr>
          <w:p w14:paraId="34F4FEC9" w14:textId="1649D91D" w:rsidR="004F3DA4" w:rsidRPr="00237D9B" w:rsidRDefault="004F3DA4" w:rsidP="004F3D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estimated plot biomass per unit area</w:t>
            </w:r>
          </w:p>
        </w:tc>
        <w:tc>
          <w:tcPr>
            <w:tcW w:w="2624" w:type="dxa"/>
            <w:noWrap/>
            <w:hideMark/>
          </w:tcPr>
          <w:p w14:paraId="35DF2CBA" w14:textId="0D4E2082" w:rsidR="004F3DA4" w:rsidRPr="00237D9B" w:rsidRDefault="004F3DA4" w:rsidP="004F3DA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dried above-ground biomass per m</w:t>
            </w:r>
            <w:r w:rsidRPr="007D5DE0">
              <w:rPr>
                <w:rFonts w:ascii="Times New Roman" w:eastAsia="Times New Roman" w:hAnsi="Times New Roman" w:cs="Times New Roman"/>
                <w:color w:val="000000"/>
                <w:sz w:val="24"/>
                <w:szCs w:val="24"/>
                <w:vertAlign w:val="superscript"/>
              </w:rPr>
              <w:t>2</w:t>
            </w:r>
          </w:p>
        </w:tc>
      </w:tr>
    </w:tbl>
    <w:p w14:paraId="42FBC3CE" w14:textId="63ADFDEA" w:rsidR="004F3DA4" w:rsidRPr="00237D9B" w:rsidRDefault="004F3DA4" w:rsidP="00317B29">
      <w:pPr>
        <w:spacing w:line="480" w:lineRule="auto"/>
        <w:rPr>
          <w:rFonts w:ascii="Times New Roman" w:eastAsiaTheme="minorEastAsia" w:hAnsi="Times New Roman" w:cs="Times New Roman"/>
          <w:sz w:val="24"/>
          <w:szCs w:val="24"/>
        </w:rPr>
      </w:pPr>
    </w:p>
    <w:p w14:paraId="45575D03" w14:textId="612EBC9B" w:rsidR="0025272E" w:rsidRPr="00237D9B" w:rsidRDefault="0025272E" w:rsidP="00317B29">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b/>
          <w:bCs/>
          <w:sz w:val="24"/>
          <w:szCs w:val="24"/>
        </w:rPr>
        <w:t>Table 6.</w:t>
      </w:r>
      <w:r w:rsidRPr="00237D9B">
        <w:rPr>
          <w:rFonts w:ascii="Times New Roman" w:eastAsiaTheme="minorEastAsia" w:hAnsi="Times New Roman" w:cs="Times New Roman"/>
          <w:sz w:val="24"/>
          <w:szCs w:val="24"/>
        </w:rPr>
        <w:t xml:space="preserve"> </w:t>
      </w:r>
      <w:r w:rsidR="009031CA" w:rsidRPr="00237D9B">
        <w:rPr>
          <w:rFonts w:ascii="Times New Roman" w:eastAsiaTheme="minorEastAsia" w:hAnsi="Times New Roman" w:cs="Times New Roman"/>
          <w:sz w:val="24"/>
          <w:szCs w:val="24"/>
        </w:rPr>
        <w:t xml:space="preserve">List of column headers and definitions for </w:t>
      </w:r>
      <w:r w:rsidR="009031CA" w:rsidRPr="00237D9B">
        <w:rPr>
          <w:rFonts w:ascii="Times New Roman" w:hAnsi="Times New Roman" w:cs="Times New Roman"/>
          <w:sz w:val="24"/>
          <w:szCs w:val="24"/>
        </w:rPr>
        <w:t>plot_biomass_sorted2018.csv</w:t>
      </w:r>
    </w:p>
    <w:tbl>
      <w:tblPr>
        <w:tblStyle w:val="PlainTable1"/>
        <w:tblW w:w="8311" w:type="dxa"/>
        <w:tblLook w:val="04A0" w:firstRow="1" w:lastRow="0" w:firstColumn="1" w:lastColumn="0" w:noHBand="0" w:noVBand="1"/>
      </w:tblPr>
      <w:tblGrid>
        <w:gridCol w:w="2060"/>
        <w:gridCol w:w="3814"/>
        <w:gridCol w:w="2437"/>
      </w:tblGrid>
      <w:tr w:rsidR="0025272E" w:rsidRPr="00237D9B" w14:paraId="0CC6CBBF" w14:textId="77777777" w:rsidTr="0025272E">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5CBF794A"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3814" w:type="dxa"/>
            <w:noWrap/>
            <w:hideMark/>
          </w:tcPr>
          <w:p w14:paraId="389CECD7" w14:textId="77777777" w:rsidR="0025272E" w:rsidRPr="00237D9B" w:rsidRDefault="0025272E" w:rsidP="0025272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2437" w:type="dxa"/>
            <w:noWrap/>
            <w:hideMark/>
          </w:tcPr>
          <w:p w14:paraId="7736CF97" w14:textId="77777777" w:rsidR="0025272E" w:rsidRPr="00237D9B" w:rsidRDefault="0025272E" w:rsidP="0025272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25272E" w:rsidRPr="00237D9B" w14:paraId="1F9C15FD" w14:textId="77777777" w:rsidTr="0025272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4183037A"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w:t>
            </w:r>
          </w:p>
        </w:tc>
        <w:tc>
          <w:tcPr>
            <w:tcW w:w="3814" w:type="dxa"/>
            <w:noWrap/>
            <w:hideMark/>
          </w:tcPr>
          <w:p w14:paraId="5A2935C9" w14:textId="77777777"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unique experimental plot ID, 1-64</w:t>
            </w:r>
          </w:p>
        </w:tc>
        <w:tc>
          <w:tcPr>
            <w:tcW w:w="2437" w:type="dxa"/>
            <w:noWrap/>
            <w:hideMark/>
          </w:tcPr>
          <w:p w14:paraId="7A015162" w14:textId="77777777"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plot, numeric</w:t>
            </w:r>
          </w:p>
        </w:tc>
      </w:tr>
      <w:tr w:rsidR="0025272E" w:rsidRPr="00237D9B" w14:paraId="33F2264D" w14:textId="77777777" w:rsidTr="0025272E">
        <w:trPr>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42044847"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w:t>
            </w:r>
          </w:p>
        </w:tc>
        <w:tc>
          <w:tcPr>
            <w:tcW w:w="3814" w:type="dxa"/>
            <w:noWrap/>
            <w:hideMark/>
          </w:tcPr>
          <w:p w14:paraId="39559C91" w14:textId="77777777" w:rsidR="0025272E" w:rsidRPr="00237D9B" w:rsidRDefault="0025272E"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biomass sample was measured</w:t>
            </w:r>
          </w:p>
        </w:tc>
        <w:tc>
          <w:tcPr>
            <w:tcW w:w="2437" w:type="dxa"/>
            <w:noWrap/>
            <w:hideMark/>
          </w:tcPr>
          <w:p w14:paraId="2464392D" w14:textId="77777777" w:rsidR="0025272E" w:rsidRPr="00237D9B" w:rsidRDefault="0025272E"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year, numeric</w:t>
            </w:r>
          </w:p>
        </w:tc>
      </w:tr>
      <w:tr w:rsidR="0025272E" w:rsidRPr="00237D9B" w14:paraId="5424C231" w14:textId="77777777" w:rsidTr="0025272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6BB41F3A"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Dead</w:t>
            </w:r>
          </w:p>
        </w:tc>
        <w:tc>
          <w:tcPr>
            <w:tcW w:w="3814" w:type="dxa"/>
            <w:noWrap/>
            <w:hideMark/>
          </w:tcPr>
          <w:p w14:paraId="781EEA4E" w14:textId="77777777"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necromass</w:t>
            </w:r>
            <w:proofErr w:type="spellEnd"/>
            <w:r w:rsidRPr="00237D9B">
              <w:rPr>
                <w:rFonts w:ascii="Times New Roman" w:eastAsia="Times New Roman" w:hAnsi="Times New Roman" w:cs="Times New Roman"/>
                <w:color w:val="000000"/>
                <w:sz w:val="24"/>
                <w:szCs w:val="24"/>
              </w:rPr>
              <w:t xml:space="preserve"> in plot </w:t>
            </w:r>
          </w:p>
        </w:tc>
        <w:tc>
          <w:tcPr>
            <w:tcW w:w="2437" w:type="dxa"/>
            <w:noWrap/>
            <w:hideMark/>
          </w:tcPr>
          <w:p w14:paraId="550FA473" w14:textId="0941D0BB"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per m</w:t>
            </w:r>
            <w:r w:rsidRPr="00237D9B">
              <w:rPr>
                <w:rFonts w:ascii="Times New Roman" w:eastAsia="Times New Roman" w:hAnsi="Times New Roman" w:cs="Times New Roman"/>
                <w:color w:val="000000"/>
                <w:sz w:val="24"/>
                <w:szCs w:val="24"/>
                <w:vertAlign w:val="superscript"/>
              </w:rPr>
              <w:t>2</w:t>
            </w:r>
          </w:p>
        </w:tc>
      </w:tr>
      <w:tr w:rsidR="0025272E" w:rsidRPr="00237D9B" w14:paraId="63554BB8" w14:textId="77777777" w:rsidTr="0025272E">
        <w:trPr>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213AB9A7"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Fescue</w:t>
            </w:r>
          </w:p>
        </w:tc>
        <w:tc>
          <w:tcPr>
            <w:tcW w:w="3814" w:type="dxa"/>
            <w:noWrap/>
            <w:hideMark/>
          </w:tcPr>
          <w:p w14:paraId="64F10C10" w14:textId="77777777" w:rsidR="0025272E" w:rsidRPr="00237D9B" w:rsidRDefault="0025272E"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fescue biomass in plot</w:t>
            </w:r>
          </w:p>
        </w:tc>
        <w:tc>
          <w:tcPr>
            <w:tcW w:w="2437" w:type="dxa"/>
            <w:noWrap/>
            <w:hideMark/>
          </w:tcPr>
          <w:p w14:paraId="0E68BE32" w14:textId="3CF13D92" w:rsidR="0025272E" w:rsidRPr="00237D9B" w:rsidRDefault="0025272E"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per m</w:t>
            </w:r>
            <w:r w:rsidR="00191547" w:rsidRPr="00237D9B">
              <w:rPr>
                <w:rFonts w:ascii="Times New Roman" w:eastAsia="Times New Roman" w:hAnsi="Times New Roman" w:cs="Times New Roman"/>
                <w:color w:val="000000"/>
                <w:sz w:val="24"/>
                <w:szCs w:val="24"/>
                <w:vertAlign w:val="superscript"/>
              </w:rPr>
              <w:t>2</w:t>
            </w:r>
          </w:p>
        </w:tc>
      </w:tr>
      <w:tr w:rsidR="0025272E" w:rsidRPr="00237D9B" w14:paraId="192B2E7B" w14:textId="77777777" w:rsidTr="0025272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5A46BD97"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monocots</w:t>
            </w:r>
          </w:p>
        </w:tc>
        <w:tc>
          <w:tcPr>
            <w:tcW w:w="3814" w:type="dxa"/>
            <w:noWrap/>
            <w:hideMark/>
          </w:tcPr>
          <w:p w14:paraId="66E42B56" w14:textId="5AA0F850" w:rsidR="0025272E" w:rsidRPr="00237D9B" w:rsidRDefault="0057310D"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commentRangeStart w:id="36"/>
            <w:r>
              <w:rPr>
                <w:rFonts w:ascii="Times New Roman" w:eastAsia="Times New Roman" w:hAnsi="Times New Roman" w:cs="Times New Roman"/>
                <w:color w:val="000000"/>
                <w:sz w:val="24"/>
                <w:szCs w:val="24"/>
              </w:rPr>
              <w:t xml:space="preserve">non-fescue </w:t>
            </w:r>
            <w:commentRangeEnd w:id="36"/>
            <w:r>
              <w:rPr>
                <w:rStyle w:val="CommentReference"/>
              </w:rPr>
              <w:commentReference w:id="36"/>
            </w:r>
            <w:r w:rsidR="0025272E" w:rsidRPr="00237D9B">
              <w:rPr>
                <w:rFonts w:ascii="Times New Roman" w:eastAsia="Times New Roman" w:hAnsi="Times New Roman" w:cs="Times New Roman"/>
                <w:color w:val="000000"/>
                <w:sz w:val="24"/>
                <w:szCs w:val="24"/>
              </w:rPr>
              <w:t>monocot biomass in plot</w:t>
            </w:r>
          </w:p>
        </w:tc>
        <w:tc>
          <w:tcPr>
            <w:tcW w:w="2437" w:type="dxa"/>
            <w:noWrap/>
            <w:hideMark/>
          </w:tcPr>
          <w:p w14:paraId="5A5F6825" w14:textId="0DD3E741"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per m</w:t>
            </w:r>
            <w:r w:rsidR="00191547" w:rsidRPr="00237D9B">
              <w:rPr>
                <w:rFonts w:ascii="Times New Roman" w:eastAsia="Times New Roman" w:hAnsi="Times New Roman" w:cs="Times New Roman"/>
                <w:color w:val="000000"/>
                <w:sz w:val="24"/>
                <w:szCs w:val="24"/>
                <w:vertAlign w:val="superscript"/>
              </w:rPr>
              <w:t>2</w:t>
            </w:r>
          </w:p>
        </w:tc>
      </w:tr>
      <w:tr w:rsidR="0025272E" w:rsidRPr="00237D9B" w14:paraId="02D9B463" w14:textId="77777777" w:rsidTr="0025272E">
        <w:trPr>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28A2F2C3"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dicots</w:t>
            </w:r>
          </w:p>
        </w:tc>
        <w:tc>
          <w:tcPr>
            <w:tcW w:w="3814" w:type="dxa"/>
            <w:noWrap/>
            <w:hideMark/>
          </w:tcPr>
          <w:p w14:paraId="0E47E0A9" w14:textId="179148B4" w:rsidR="0025272E" w:rsidRPr="00237D9B" w:rsidRDefault="0057310D"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commentRangeStart w:id="37"/>
            <w:r>
              <w:rPr>
                <w:rFonts w:ascii="Times New Roman" w:eastAsia="Times New Roman" w:hAnsi="Times New Roman" w:cs="Times New Roman"/>
                <w:color w:val="000000"/>
                <w:sz w:val="24"/>
                <w:szCs w:val="24"/>
              </w:rPr>
              <w:t xml:space="preserve">non-woody </w:t>
            </w:r>
            <w:commentRangeEnd w:id="37"/>
            <w:r>
              <w:rPr>
                <w:rStyle w:val="CommentReference"/>
              </w:rPr>
              <w:commentReference w:id="37"/>
            </w:r>
            <w:r w:rsidR="0025272E" w:rsidRPr="00237D9B">
              <w:rPr>
                <w:rFonts w:ascii="Times New Roman" w:eastAsia="Times New Roman" w:hAnsi="Times New Roman" w:cs="Times New Roman"/>
                <w:color w:val="000000"/>
                <w:sz w:val="24"/>
                <w:szCs w:val="24"/>
              </w:rPr>
              <w:t>dicot biomass in plot</w:t>
            </w:r>
          </w:p>
        </w:tc>
        <w:tc>
          <w:tcPr>
            <w:tcW w:w="2437" w:type="dxa"/>
            <w:noWrap/>
            <w:hideMark/>
          </w:tcPr>
          <w:p w14:paraId="7682613F" w14:textId="155B5A98" w:rsidR="0025272E" w:rsidRPr="00237D9B" w:rsidRDefault="0025272E" w:rsidP="002527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per m</w:t>
            </w:r>
            <w:r w:rsidR="00191547" w:rsidRPr="00237D9B">
              <w:rPr>
                <w:rFonts w:ascii="Times New Roman" w:eastAsia="Times New Roman" w:hAnsi="Times New Roman" w:cs="Times New Roman"/>
                <w:color w:val="000000"/>
                <w:sz w:val="24"/>
                <w:szCs w:val="24"/>
                <w:vertAlign w:val="superscript"/>
              </w:rPr>
              <w:t>2</w:t>
            </w:r>
          </w:p>
        </w:tc>
      </w:tr>
      <w:tr w:rsidR="0025272E" w:rsidRPr="00237D9B" w14:paraId="32FF03D8" w14:textId="77777777" w:rsidTr="0025272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60" w:type="dxa"/>
            <w:noWrap/>
            <w:hideMark/>
          </w:tcPr>
          <w:p w14:paraId="74E9EF3C" w14:textId="77777777" w:rsidR="0025272E" w:rsidRPr="00237D9B" w:rsidRDefault="0025272E" w:rsidP="0025272E">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woody</w:t>
            </w:r>
          </w:p>
        </w:tc>
        <w:tc>
          <w:tcPr>
            <w:tcW w:w="3814" w:type="dxa"/>
            <w:noWrap/>
            <w:hideMark/>
          </w:tcPr>
          <w:p w14:paraId="4D8BD69F" w14:textId="77777777"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woody biomass in plot</w:t>
            </w:r>
          </w:p>
        </w:tc>
        <w:tc>
          <w:tcPr>
            <w:tcW w:w="2437" w:type="dxa"/>
            <w:noWrap/>
            <w:hideMark/>
          </w:tcPr>
          <w:p w14:paraId="08B56C0E" w14:textId="6CAF329D" w:rsidR="0025272E" w:rsidRPr="00237D9B" w:rsidRDefault="0025272E" w:rsidP="002527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 per m</w:t>
            </w:r>
            <w:r w:rsidR="00191547" w:rsidRPr="00237D9B">
              <w:rPr>
                <w:rFonts w:ascii="Times New Roman" w:eastAsia="Times New Roman" w:hAnsi="Times New Roman" w:cs="Times New Roman"/>
                <w:color w:val="000000"/>
                <w:sz w:val="24"/>
                <w:szCs w:val="24"/>
                <w:vertAlign w:val="superscript"/>
              </w:rPr>
              <w:t>2</w:t>
            </w:r>
          </w:p>
        </w:tc>
      </w:tr>
    </w:tbl>
    <w:p w14:paraId="58482679" w14:textId="77777777" w:rsidR="0025272E" w:rsidRPr="00237D9B" w:rsidRDefault="0025272E" w:rsidP="00317B29">
      <w:pPr>
        <w:spacing w:line="480" w:lineRule="auto"/>
        <w:rPr>
          <w:rFonts w:ascii="Times New Roman" w:eastAsiaTheme="minorEastAsia" w:hAnsi="Times New Roman" w:cs="Times New Roman"/>
          <w:sz w:val="24"/>
          <w:szCs w:val="24"/>
        </w:rPr>
      </w:pPr>
    </w:p>
    <w:p w14:paraId="7810C5E3" w14:textId="3415D87D" w:rsidR="005D3F8F" w:rsidRDefault="005D3F8F" w:rsidP="00317B29">
      <w:pPr>
        <w:spacing w:line="480" w:lineRule="auto"/>
        <w:rPr>
          <w:rFonts w:ascii="Times New Roman" w:hAnsi="Times New Roman" w:cs="Times New Roman"/>
          <w:sz w:val="24"/>
          <w:szCs w:val="24"/>
        </w:rPr>
      </w:pPr>
      <w:r w:rsidRPr="00237D9B">
        <w:rPr>
          <w:rFonts w:ascii="Times New Roman" w:eastAsiaTheme="minorEastAsia" w:hAnsi="Times New Roman" w:cs="Times New Roman"/>
          <w:b/>
          <w:bCs/>
          <w:sz w:val="24"/>
          <w:szCs w:val="24"/>
        </w:rPr>
        <w:t>Table 7.</w:t>
      </w:r>
      <w:r w:rsidRPr="00237D9B">
        <w:rPr>
          <w:rFonts w:ascii="Times New Roman" w:eastAsiaTheme="minorEastAsia" w:hAnsi="Times New Roman" w:cs="Times New Roman"/>
          <w:sz w:val="24"/>
          <w:szCs w:val="24"/>
        </w:rPr>
        <w:t xml:space="preserve"> List of column headers and definitions for </w:t>
      </w:r>
      <w:r w:rsidRPr="00237D9B">
        <w:rPr>
          <w:rFonts w:ascii="Times New Roman" w:hAnsi="Times New Roman" w:cs="Times New Roman"/>
          <w:sz w:val="24"/>
          <w:szCs w:val="24"/>
        </w:rPr>
        <w:t>plant_community_data.csv</w:t>
      </w:r>
    </w:p>
    <w:tbl>
      <w:tblPr>
        <w:tblStyle w:val="PlainTable1"/>
        <w:tblW w:w="10525" w:type="dxa"/>
        <w:tblLook w:val="04A0" w:firstRow="1" w:lastRow="0" w:firstColumn="1" w:lastColumn="0" w:noHBand="0" w:noVBand="1"/>
      </w:tblPr>
      <w:tblGrid>
        <w:gridCol w:w="3415"/>
        <w:gridCol w:w="3960"/>
        <w:gridCol w:w="3150"/>
      </w:tblGrid>
      <w:tr w:rsidR="00D55F8F" w:rsidRPr="00D55F8F" w14:paraId="2460C864" w14:textId="77777777" w:rsidTr="0043572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6826C868" w14:textId="77777777" w:rsidR="00D55F8F" w:rsidRPr="00D55F8F" w:rsidRDefault="00D55F8F" w:rsidP="00D55F8F">
            <w:pPr>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Variable identity</w:t>
            </w:r>
          </w:p>
        </w:tc>
        <w:tc>
          <w:tcPr>
            <w:tcW w:w="3960" w:type="dxa"/>
            <w:noWrap/>
            <w:hideMark/>
          </w:tcPr>
          <w:p w14:paraId="32E33D89" w14:textId="77777777" w:rsidR="00D55F8F" w:rsidRPr="00D55F8F" w:rsidRDefault="00D55F8F" w:rsidP="00D55F8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Variable definition</w:t>
            </w:r>
          </w:p>
        </w:tc>
        <w:tc>
          <w:tcPr>
            <w:tcW w:w="3150" w:type="dxa"/>
            <w:noWrap/>
            <w:hideMark/>
          </w:tcPr>
          <w:p w14:paraId="52BC7EFE" w14:textId="77777777" w:rsidR="00D55F8F" w:rsidRPr="00D55F8F" w:rsidRDefault="00D55F8F" w:rsidP="00D55F8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Units of measurement</w:t>
            </w:r>
          </w:p>
        </w:tc>
      </w:tr>
      <w:tr w:rsidR="00D55F8F" w:rsidRPr="00D55F8F" w14:paraId="67D054ED"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FF4704F" w14:textId="77777777" w:rsidR="00D55F8F" w:rsidRPr="00D55F8F" w:rsidRDefault="00D55F8F" w:rsidP="00D55F8F">
            <w:pPr>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Plot</w:t>
            </w:r>
          </w:p>
        </w:tc>
        <w:tc>
          <w:tcPr>
            <w:tcW w:w="3960" w:type="dxa"/>
            <w:noWrap/>
            <w:hideMark/>
          </w:tcPr>
          <w:p w14:paraId="4F854138"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unique experimental plot ID, 1-64</w:t>
            </w:r>
          </w:p>
        </w:tc>
        <w:tc>
          <w:tcPr>
            <w:tcW w:w="3150" w:type="dxa"/>
            <w:noWrap/>
            <w:hideMark/>
          </w:tcPr>
          <w:p w14:paraId="4623D5DD"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plot, numeric</w:t>
            </w:r>
          </w:p>
        </w:tc>
      </w:tr>
      <w:tr w:rsidR="00D55F8F" w:rsidRPr="00D55F8F" w14:paraId="7619D528"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E56F98A" w14:textId="77777777" w:rsidR="00D55F8F" w:rsidRPr="00D55F8F" w:rsidRDefault="00D55F8F" w:rsidP="00D55F8F">
            <w:pPr>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Year</w:t>
            </w:r>
          </w:p>
        </w:tc>
        <w:tc>
          <w:tcPr>
            <w:tcW w:w="3960" w:type="dxa"/>
            <w:noWrap/>
            <w:hideMark/>
          </w:tcPr>
          <w:p w14:paraId="29AFFD20" w14:textId="21D9992A"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year </w:t>
            </w:r>
            <w:r>
              <w:rPr>
                <w:rFonts w:ascii="Times New Roman" w:eastAsia="Times New Roman" w:hAnsi="Times New Roman" w:cs="Times New Roman"/>
                <w:color w:val="000000"/>
                <w:sz w:val="24"/>
                <w:szCs w:val="24"/>
              </w:rPr>
              <w:t>plant community sampled</w:t>
            </w:r>
          </w:p>
        </w:tc>
        <w:tc>
          <w:tcPr>
            <w:tcW w:w="3150" w:type="dxa"/>
            <w:noWrap/>
            <w:hideMark/>
          </w:tcPr>
          <w:p w14:paraId="5F8E6DDE"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year, numeric</w:t>
            </w:r>
          </w:p>
        </w:tc>
      </w:tr>
      <w:tr w:rsidR="00D55F8F" w:rsidRPr="00D55F8F" w14:paraId="67A060CD"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81354DE"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Acalypha.sp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78ABB3DE"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6E204913" w14:textId="6A95A1EB"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0AE8993B"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EAE7EE7"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Allium.vineale</w:t>
            </w:r>
            <w:proofErr w:type="spellEnd"/>
          </w:p>
        </w:tc>
        <w:tc>
          <w:tcPr>
            <w:tcW w:w="3960" w:type="dxa"/>
            <w:noWrap/>
            <w:hideMark/>
          </w:tcPr>
          <w:p w14:paraId="57472302"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F16DB51" w14:textId="66972633"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1DCFB90D"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184B2801"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Andropogon.virginicus</w:t>
            </w:r>
            <w:proofErr w:type="spellEnd"/>
          </w:p>
        </w:tc>
        <w:tc>
          <w:tcPr>
            <w:tcW w:w="3960" w:type="dxa"/>
            <w:noWrap/>
            <w:hideMark/>
          </w:tcPr>
          <w:p w14:paraId="164A715A"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40EB4C02" w14:textId="7AD5F9FD"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770FA649"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4FAF6C6"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Anthoxanthum.odoratum</w:t>
            </w:r>
            <w:proofErr w:type="spellEnd"/>
          </w:p>
        </w:tc>
        <w:tc>
          <w:tcPr>
            <w:tcW w:w="3960" w:type="dxa"/>
            <w:noWrap/>
            <w:hideMark/>
          </w:tcPr>
          <w:p w14:paraId="6AD9D59B"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41E486AE" w14:textId="3C1EF8EC"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1DD250AA"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E6B3FFF" w14:textId="1835901F" w:rsidR="00D55F8F" w:rsidRPr="00D55F8F" w:rsidRDefault="00D55F8F" w:rsidP="00D55F8F">
            <w:pPr>
              <w:rPr>
                <w:rFonts w:ascii="Times New Roman" w:eastAsia="Times New Roman" w:hAnsi="Times New Roman" w:cs="Times New Roman"/>
                <w:color w:val="000000"/>
                <w:sz w:val="24"/>
                <w:szCs w:val="24"/>
              </w:rPr>
            </w:pPr>
            <w:commentRangeStart w:id="38"/>
            <w:proofErr w:type="spellStart"/>
            <w:r w:rsidRPr="00D55F8F">
              <w:rPr>
                <w:rFonts w:ascii="Times New Roman" w:eastAsia="Times New Roman" w:hAnsi="Times New Roman" w:cs="Times New Roman"/>
                <w:color w:val="000000"/>
                <w:sz w:val="24"/>
                <w:szCs w:val="24"/>
              </w:rPr>
              <w:t>Apocynum.cann</w:t>
            </w:r>
            <w:r w:rsidR="00085CDB">
              <w:rPr>
                <w:rFonts w:ascii="Times New Roman" w:eastAsia="Times New Roman" w:hAnsi="Times New Roman" w:cs="Times New Roman"/>
                <w:color w:val="000000"/>
                <w:sz w:val="24"/>
                <w:szCs w:val="24"/>
              </w:rPr>
              <w:t>a</w:t>
            </w:r>
            <w:r w:rsidRPr="00D55F8F">
              <w:rPr>
                <w:rFonts w:ascii="Times New Roman" w:eastAsia="Times New Roman" w:hAnsi="Times New Roman" w:cs="Times New Roman"/>
                <w:color w:val="000000"/>
                <w:sz w:val="24"/>
                <w:szCs w:val="24"/>
              </w:rPr>
              <w:t>binum</w:t>
            </w:r>
            <w:commentRangeEnd w:id="38"/>
            <w:proofErr w:type="spellEnd"/>
            <w:r w:rsidR="00000DE9">
              <w:rPr>
                <w:rStyle w:val="CommentReference"/>
                <w:b w:val="0"/>
                <w:bCs w:val="0"/>
              </w:rPr>
              <w:commentReference w:id="38"/>
            </w:r>
          </w:p>
        </w:tc>
        <w:tc>
          <w:tcPr>
            <w:tcW w:w="3960" w:type="dxa"/>
            <w:noWrap/>
            <w:hideMark/>
          </w:tcPr>
          <w:p w14:paraId="6382EEAE"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310B6945" w14:textId="3C4DD6AE"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3AA1E547"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86D4002"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Celtis.laevigata</w:t>
            </w:r>
            <w:proofErr w:type="spellEnd"/>
          </w:p>
        </w:tc>
        <w:tc>
          <w:tcPr>
            <w:tcW w:w="3960" w:type="dxa"/>
            <w:noWrap/>
            <w:hideMark/>
          </w:tcPr>
          <w:p w14:paraId="023D53B0"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05C03AF1" w14:textId="14346E74"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6ED5B1BC"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6FE5A853"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Conyza.canadensis</w:t>
            </w:r>
            <w:proofErr w:type="spellEnd"/>
          </w:p>
        </w:tc>
        <w:tc>
          <w:tcPr>
            <w:tcW w:w="3960" w:type="dxa"/>
            <w:noWrap/>
            <w:hideMark/>
          </w:tcPr>
          <w:p w14:paraId="58777D60"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B11A436" w14:textId="147BB0F0"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28A893BE"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17107EE6"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Cynodon.dactylon</w:t>
            </w:r>
            <w:proofErr w:type="spellEnd"/>
          </w:p>
        </w:tc>
        <w:tc>
          <w:tcPr>
            <w:tcW w:w="3960" w:type="dxa"/>
            <w:noWrap/>
            <w:hideMark/>
          </w:tcPr>
          <w:p w14:paraId="6EE0EBEF"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45C81A5F" w14:textId="6DFA3C73"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3887B643"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6638A2B5"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Daucus.carota</w:t>
            </w:r>
            <w:proofErr w:type="spellEnd"/>
          </w:p>
        </w:tc>
        <w:tc>
          <w:tcPr>
            <w:tcW w:w="3960" w:type="dxa"/>
            <w:noWrap/>
            <w:hideMark/>
          </w:tcPr>
          <w:p w14:paraId="25C6ECEC"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B7BD42D" w14:textId="07F28096"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7786E64B"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968021B"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Desmodium.sp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36259083"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A25CF19" w14:textId="5B7F92BE"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7EA1B409"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D3DC0E3"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Digitaria.sanguinalis</w:t>
            </w:r>
            <w:proofErr w:type="spellEnd"/>
          </w:p>
        </w:tc>
        <w:tc>
          <w:tcPr>
            <w:tcW w:w="3960" w:type="dxa"/>
            <w:noWrap/>
            <w:hideMark/>
          </w:tcPr>
          <w:p w14:paraId="151D7ED6" w14:textId="77777777"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27979E54" w14:textId="53E52B05" w:rsidR="00D55F8F" w:rsidRPr="00D55F8F" w:rsidRDefault="00D55F8F" w:rsidP="00D55F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D55F8F" w:rsidRPr="00D55F8F" w14:paraId="44D19CFE"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1C84ADF7" w14:textId="77777777" w:rsidR="00D55F8F" w:rsidRPr="00D55F8F" w:rsidRDefault="00D55F8F" w:rsidP="00D55F8F">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Eragrostis.capillaris</w:t>
            </w:r>
            <w:proofErr w:type="spellEnd"/>
          </w:p>
        </w:tc>
        <w:tc>
          <w:tcPr>
            <w:tcW w:w="3960" w:type="dxa"/>
            <w:noWrap/>
            <w:hideMark/>
          </w:tcPr>
          <w:p w14:paraId="29129767" w14:textId="77777777"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49470683" w14:textId="29C3B002" w:rsidR="00D55F8F" w:rsidRPr="00D55F8F" w:rsidRDefault="00D55F8F" w:rsidP="00D55F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w:t>
            </w:r>
            <w:r w:rsidR="00FF533E" w:rsidRPr="00D55F8F">
              <w:rPr>
                <w:rFonts w:ascii="Times New Roman" w:eastAsia="Times New Roman" w:hAnsi="Times New Roman" w:cs="Times New Roman"/>
                <w:color w:val="000000"/>
                <w:sz w:val="24"/>
                <w:szCs w:val="24"/>
              </w:rPr>
              <w:t>cover, percentage</w:t>
            </w:r>
            <w:r w:rsidRPr="00D55F8F">
              <w:rPr>
                <w:rFonts w:ascii="Times New Roman" w:eastAsia="Times New Roman" w:hAnsi="Times New Roman" w:cs="Times New Roman"/>
                <w:color w:val="000000"/>
                <w:sz w:val="24"/>
                <w:szCs w:val="24"/>
              </w:rPr>
              <w:t xml:space="preserve"> </w:t>
            </w:r>
          </w:p>
        </w:tc>
      </w:tr>
      <w:tr w:rsidR="00CD7770" w:rsidRPr="00D55F8F" w14:paraId="58B1AEDF"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tcPr>
          <w:p w14:paraId="56444D7F" w14:textId="54FB0FF9" w:rsidR="00CD7770" w:rsidRPr="00D55F8F" w:rsidRDefault="00CD7770" w:rsidP="00CD7770">
            <w:pPr>
              <w:rPr>
                <w:rFonts w:ascii="Times New Roman" w:eastAsia="Times New Roman" w:hAnsi="Times New Roman" w:cs="Times New Roman"/>
                <w:color w:val="000000"/>
                <w:sz w:val="24"/>
                <w:szCs w:val="24"/>
              </w:rPr>
            </w:pPr>
            <w:commentRangeStart w:id="39"/>
            <w:proofErr w:type="spellStart"/>
            <w:r w:rsidRPr="00196803">
              <w:rPr>
                <w:rFonts w:ascii="Times New Roman" w:eastAsia="Times New Roman" w:hAnsi="Times New Roman" w:cs="Times New Roman"/>
                <w:color w:val="000000"/>
                <w:sz w:val="24"/>
                <w:szCs w:val="24"/>
              </w:rPr>
              <w:t>Festuca</w:t>
            </w:r>
            <w:r>
              <w:rPr>
                <w:rFonts w:ascii="Times New Roman" w:eastAsia="Times New Roman" w:hAnsi="Times New Roman" w:cs="Times New Roman"/>
                <w:color w:val="000000"/>
                <w:sz w:val="24"/>
                <w:szCs w:val="24"/>
              </w:rPr>
              <w:t>.</w:t>
            </w:r>
            <w:r w:rsidRPr="00196803">
              <w:rPr>
                <w:rFonts w:ascii="Times New Roman" w:eastAsia="Times New Roman" w:hAnsi="Times New Roman" w:cs="Times New Roman"/>
                <w:color w:val="000000"/>
                <w:sz w:val="24"/>
                <w:szCs w:val="24"/>
              </w:rPr>
              <w:t>arundinacea</w:t>
            </w:r>
            <w:commentRangeEnd w:id="39"/>
            <w:proofErr w:type="spellEnd"/>
            <w:r>
              <w:rPr>
                <w:rStyle w:val="CommentReference"/>
                <w:b w:val="0"/>
                <w:bCs w:val="0"/>
              </w:rPr>
              <w:commentReference w:id="39"/>
            </w:r>
          </w:p>
        </w:tc>
        <w:tc>
          <w:tcPr>
            <w:tcW w:w="3960" w:type="dxa"/>
            <w:noWrap/>
          </w:tcPr>
          <w:p w14:paraId="155DE625" w14:textId="32B69EAC"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tcPr>
          <w:p w14:paraId="4E52C739" w14:textId="22F1EBE0"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131F3C41"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880881A"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Fraxinus.sp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35F22064" w14:textId="77777777"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24D17917" w14:textId="44A210E0"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09DC202B"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057355F"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lastRenderedPageBreak/>
              <w:t>Holcus.lanatus</w:t>
            </w:r>
            <w:proofErr w:type="spellEnd"/>
          </w:p>
        </w:tc>
        <w:tc>
          <w:tcPr>
            <w:tcW w:w="3960" w:type="dxa"/>
            <w:noWrap/>
            <w:hideMark/>
          </w:tcPr>
          <w:p w14:paraId="1CA75A5A" w14:textId="7777777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B41E431" w14:textId="5A3583E1"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423B637"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CCAC878"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Houstonia.sp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6A797BEF" w14:textId="77777777"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1945F95" w14:textId="7BA135A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8A674FF"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91222B7" w14:textId="69C5FF91" w:rsidR="00CD7770" w:rsidRPr="00D55F8F" w:rsidRDefault="00CD7770" w:rsidP="00CD7770">
            <w:pPr>
              <w:rPr>
                <w:rFonts w:ascii="Times New Roman" w:eastAsia="Times New Roman" w:hAnsi="Times New Roman" w:cs="Times New Roman"/>
                <w:color w:val="000000"/>
                <w:sz w:val="24"/>
                <w:szCs w:val="24"/>
              </w:rPr>
            </w:pPr>
            <w:proofErr w:type="spellStart"/>
            <w:r w:rsidRPr="00B55ED8">
              <w:rPr>
                <w:rFonts w:ascii="Times New Roman" w:eastAsia="Times New Roman" w:hAnsi="Times New Roman" w:cs="Times New Roman"/>
                <w:color w:val="000000"/>
                <w:sz w:val="24"/>
                <w:szCs w:val="24"/>
              </w:rPr>
              <w:t>Ipomoea.sp</w:t>
            </w:r>
            <w:proofErr w:type="spellEnd"/>
            <w:r w:rsidRPr="00B55ED8">
              <w:rPr>
                <w:rFonts w:ascii="Times New Roman" w:eastAsia="Times New Roman" w:hAnsi="Times New Roman" w:cs="Times New Roman"/>
                <w:color w:val="000000"/>
                <w:sz w:val="24"/>
                <w:szCs w:val="24"/>
              </w:rPr>
              <w:t>.</w:t>
            </w:r>
          </w:p>
        </w:tc>
        <w:tc>
          <w:tcPr>
            <w:tcW w:w="3960" w:type="dxa"/>
            <w:noWrap/>
            <w:hideMark/>
          </w:tcPr>
          <w:p w14:paraId="37CA8BF1" w14:textId="7777777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0675EA3" w14:textId="63587068"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20B97672"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4E33620"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Juncus.sp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0BA03B27" w14:textId="77777777"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1D09EC43" w14:textId="792C9B5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081DFDBA"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601BE6C"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Juniperus.virginiana</w:t>
            </w:r>
            <w:proofErr w:type="spellEnd"/>
          </w:p>
        </w:tc>
        <w:tc>
          <w:tcPr>
            <w:tcW w:w="3960" w:type="dxa"/>
            <w:noWrap/>
            <w:hideMark/>
          </w:tcPr>
          <w:p w14:paraId="0BF2E1E5" w14:textId="7777777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FD0CB8E" w14:textId="70135686"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6865FFD5"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19B74DB" w14:textId="7777777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Lespedeza.cuneata</w:t>
            </w:r>
            <w:proofErr w:type="spellEnd"/>
          </w:p>
        </w:tc>
        <w:tc>
          <w:tcPr>
            <w:tcW w:w="3960" w:type="dxa"/>
            <w:noWrap/>
            <w:hideMark/>
          </w:tcPr>
          <w:p w14:paraId="43DEB672" w14:textId="77777777"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20A18CB" w14:textId="6C4FC678"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3938ED3B"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C147149" w14:textId="77777777" w:rsidR="00CD7770" w:rsidRPr="00D55F8F" w:rsidRDefault="00CD7770" w:rsidP="00CD7770">
            <w:pPr>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Litter</w:t>
            </w:r>
          </w:p>
        </w:tc>
        <w:tc>
          <w:tcPr>
            <w:tcW w:w="3960" w:type="dxa"/>
            <w:noWrap/>
            <w:hideMark/>
          </w:tcPr>
          <w:p w14:paraId="274ACE5E" w14:textId="7777777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BDBC59C" w14:textId="35432E1A"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D8D484E"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tcPr>
          <w:p w14:paraId="1A66DCA2" w14:textId="20C6B1CC"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Lonicera.japonica</w:t>
            </w:r>
            <w:proofErr w:type="spellEnd"/>
          </w:p>
        </w:tc>
        <w:tc>
          <w:tcPr>
            <w:tcW w:w="3960" w:type="dxa"/>
            <w:noWrap/>
          </w:tcPr>
          <w:p w14:paraId="772B0233" w14:textId="019FB0B6"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tcPr>
          <w:p w14:paraId="48004614" w14:textId="664AE22C"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557B0DF9"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7F1B824" w14:textId="10484582"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Oxalis.dillenii</w:t>
            </w:r>
            <w:proofErr w:type="spellEnd"/>
          </w:p>
        </w:tc>
        <w:tc>
          <w:tcPr>
            <w:tcW w:w="3960" w:type="dxa"/>
            <w:noWrap/>
            <w:hideMark/>
          </w:tcPr>
          <w:p w14:paraId="6F321065" w14:textId="5E5B2B88"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6EABF24B" w14:textId="6001C041"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1C52CF13"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6CD3E47E" w14:textId="3991E6AA"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Parthenocissus.quinquefolia</w:t>
            </w:r>
            <w:proofErr w:type="spellEnd"/>
          </w:p>
        </w:tc>
        <w:tc>
          <w:tcPr>
            <w:tcW w:w="3960" w:type="dxa"/>
            <w:noWrap/>
            <w:hideMark/>
          </w:tcPr>
          <w:p w14:paraId="17F1AA37" w14:textId="2E024DA4"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2D1BBDF3" w14:textId="4AAD9280"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3E3D9B39"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FDEBD6E" w14:textId="6D7CB413"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Paspalum.dilatatum</w:t>
            </w:r>
            <w:proofErr w:type="spellEnd"/>
          </w:p>
        </w:tc>
        <w:tc>
          <w:tcPr>
            <w:tcW w:w="3960" w:type="dxa"/>
            <w:noWrap/>
            <w:hideMark/>
          </w:tcPr>
          <w:p w14:paraId="0F160147" w14:textId="1C211A3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A3BABE0" w14:textId="7C8C5032"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1E2D3F5D"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C78B44B" w14:textId="0B287898"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Paspalum.notatum</w:t>
            </w:r>
            <w:proofErr w:type="spellEnd"/>
          </w:p>
        </w:tc>
        <w:tc>
          <w:tcPr>
            <w:tcW w:w="3960" w:type="dxa"/>
            <w:noWrap/>
            <w:hideMark/>
          </w:tcPr>
          <w:p w14:paraId="1DA9923E" w14:textId="67CF9976"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0D5C04B5" w14:textId="6E09B064"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FDBDD1F"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8E4A1AF" w14:textId="78AF0A2E"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Pinus.taeda</w:t>
            </w:r>
            <w:proofErr w:type="spellEnd"/>
          </w:p>
        </w:tc>
        <w:tc>
          <w:tcPr>
            <w:tcW w:w="3960" w:type="dxa"/>
            <w:noWrap/>
            <w:hideMark/>
          </w:tcPr>
          <w:p w14:paraId="061B9AAF" w14:textId="58012618"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6C09D276" w14:textId="2F8062A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0D9FB83E"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0BEC999" w14:textId="48DC63D0"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Plantago.aristata</w:t>
            </w:r>
            <w:proofErr w:type="spellEnd"/>
          </w:p>
        </w:tc>
        <w:tc>
          <w:tcPr>
            <w:tcW w:w="3960" w:type="dxa"/>
            <w:noWrap/>
            <w:hideMark/>
          </w:tcPr>
          <w:p w14:paraId="7248DC87" w14:textId="4A60486F"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0412119" w14:textId="08A3E8EA"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277D4793"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36BD540" w14:textId="776DACFD"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Plantago.lanceolata</w:t>
            </w:r>
            <w:proofErr w:type="spellEnd"/>
          </w:p>
        </w:tc>
        <w:tc>
          <w:tcPr>
            <w:tcW w:w="3960" w:type="dxa"/>
            <w:noWrap/>
            <w:hideMark/>
          </w:tcPr>
          <w:p w14:paraId="1AE0D0F8" w14:textId="1C0DFC2A"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3DBD6FF8" w14:textId="230BE5FA"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3A35FA2D"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C2F9B03" w14:textId="183CCA08"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Poa.pratensis</w:t>
            </w:r>
            <w:proofErr w:type="spellEnd"/>
          </w:p>
        </w:tc>
        <w:tc>
          <w:tcPr>
            <w:tcW w:w="3960" w:type="dxa"/>
            <w:noWrap/>
            <w:hideMark/>
          </w:tcPr>
          <w:p w14:paraId="195A75F1" w14:textId="1F33FD40"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3E6B6CB4" w14:textId="65D8383D"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2CEB1441"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3CB6072" w14:textId="1B888E3C"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Ranunculus.sp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6C3FD5EB" w14:textId="0EEF7034"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67FE96C6" w14:textId="0CFDD1AB"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600FBAB5"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174D1C9" w14:textId="2D57067F"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Rosa.multiflora</w:t>
            </w:r>
            <w:proofErr w:type="spellEnd"/>
          </w:p>
        </w:tc>
        <w:tc>
          <w:tcPr>
            <w:tcW w:w="3960" w:type="dxa"/>
            <w:noWrap/>
            <w:hideMark/>
          </w:tcPr>
          <w:p w14:paraId="09A0F380" w14:textId="03F489A0"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EAA230E" w14:textId="4243E6E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16A5270C"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67A9DE0" w14:textId="3F8D641C"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Rubus.argutus</w:t>
            </w:r>
            <w:proofErr w:type="spellEnd"/>
          </w:p>
        </w:tc>
        <w:tc>
          <w:tcPr>
            <w:tcW w:w="3960" w:type="dxa"/>
            <w:noWrap/>
            <w:hideMark/>
          </w:tcPr>
          <w:p w14:paraId="39077856" w14:textId="5DC41A6A"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6EA04C89" w14:textId="06E183E2"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72025A1C"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8D7B3D3" w14:textId="0803F44D"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Setaria.parviflora</w:t>
            </w:r>
            <w:proofErr w:type="spellEnd"/>
          </w:p>
        </w:tc>
        <w:tc>
          <w:tcPr>
            <w:tcW w:w="3960" w:type="dxa"/>
            <w:noWrap/>
            <w:hideMark/>
          </w:tcPr>
          <w:p w14:paraId="661A95E5" w14:textId="4EBD0480"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24F54FC7" w14:textId="118DE42D"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7FF8B39F"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tcPr>
          <w:p w14:paraId="5F47D5B0" w14:textId="7C1A262A"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Solanum.carolinense</w:t>
            </w:r>
            <w:proofErr w:type="spellEnd"/>
          </w:p>
        </w:tc>
        <w:tc>
          <w:tcPr>
            <w:tcW w:w="3960" w:type="dxa"/>
            <w:noWrap/>
          </w:tcPr>
          <w:p w14:paraId="61DDA1F8" w14:textId="63913B60"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tcPr>
          <w:p w14:paraId="0E9B898E" w14:textId="6CA1D996"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6D63FB82"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30FCCF5" w14:textId="6741B5EF"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Sorghum.halepense</w:t>
            </w:r>
            <w:proofErr w:type="spellEnd"/>
          </w:p>
        </w:tc>
        <w:tc>
          <w:tcPr>
            <w:tcW w:w="3960" w:type="dxa"/>
            <w:noWrap/>
            <w:hideMark/>
          </w:tcPr>
          <w:p w14:paraId="10367F97" w14:textId="578430B1"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15C97A42" w14:textId="725D7E4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1604BC39"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FB499A5" w14:textId="39437BEB"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Steinchisma.hians</w:t>
            </w:r>
            <w:proofErr w:type="spellEnd"/>
          </w:p>
        </w:tc>
        <w:tc>
          <w:tcPr>
            <w:tcW w:w="3960" w:type="dxa"/>
            <w:noWrap/>
            <w:hideMark/>
          </w:tcPr>
          <w:p w14:paraId="3E772CAD" w14:textId="2C5FB7D5"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7CF9CB9A" w14:textId="26E757E7"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2A03DC03"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4EB59220" w14:textId="41F42792"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Toxicodendron.radicans</w:t>
            </w:r>
            <w:proofErr w:type="spellEnd"/>
          </w:p>
        </w:tc>
        <w:tc>
          <w:tcPr>
            <w:tcW w:w="3960" w:type="dxa"/>
            <w:noWrap/>
            <w:hideMark/>
          </w:tcPr>
          <w:p w14:paraId="26B3B10A" w14:textId="3F140F5C"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69B972F" w14:textId="7107C02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07769E1D"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711C352E" w14:textId="66856B47"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Tridens.flavus</w:t>
            </w:r>
            <w:proofErr w:type="spellEnd"/>
          </w:p>
        </w:tc>
        <w:tc>
          <w:tcPr>
            <w:tcW w:w="3960" w:type="dxa"/>
            <w:noWrap/>
            <w:hideMark/>
          </w:tcPr>
          <w:p w14:paraId="62311A99" w14:textId="445D149E"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10D64736" w14:textId="32F323B5"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2C284C6"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6C9C7A8D" w14:textId="0293D47A"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Tripsacum.dactyloides</w:t>
            </w:r>
            <w:proofErr w:type="spellEnd"/>
          </w:p>
        </w:tc>
        <w:tc>
          <w:tcPr>
            <w:tcW w:w="3960" w:type="dxa"/>
            <w:noWrap/>
            <w:hideMark/>
          </w:tcPr>
          <w:p w14:paraId="4A166005" w14:textId="655ADA3D"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76E6FC4" w14:textId="03FC768E"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736F75E2"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B6C8037" w14:textId="0E901D0B" w:rsidR="00CD7770" w:rsidRPr="00D55F8F" w:rsidRDefault="00CD7770" w:rsidP="00CD7770">
            <w:pPr>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Unknown Asteraceae 1</w:t>
            </w:r>
          </w:p>
        </w:tc>
        <w:tc>
          <w:tcPr>
            <w:tcW w:w="3960" w:type="dxa"/>
            <w:noWrap/>
            <w:hideMark/>
          </w:tcPr>
          <w:p w14:paraId="4C7F811E" w14:textId="0699DEF6"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52892C25" w14:textId="437734CB"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487476D8"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160A5544" w14:textId="2BB37590"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Verbesina.occidentalis</w:t>
            </w:r>
            <w:proofErr w:type="spellEnd"/>
          </w:p>
        </w:tc>
        <w:tc>
          <w:tcPr>
            <w:tcW w:w="3960" w:type="dxa"/>
            <w:noWrap/>
            <w:hideMark/>
          </w:tcPr>
          <w:p w14:paraId="2575D66A" w14:textId="291F94A3"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34AF69A4" w14:textId="04C8BA0F"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32134D44" w14:textId="77777777" w:rsidTr="0043572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7001423" w14:textId="5DB8E953" w:rsidR="00CD7770" w:rsidRPr="00D55F8F" w:rsidRDefault="00CD7770" w:rsidP="00CD7770">
            <w:pPr>
              <w:rPr>
                <w:rFonts w:ascii="Times New Roman" w:eastAsia="Times New Roman" w:hAnsi="Times New Roman" w:cs="Times New Roman"/>
                <w:color w:val="000000"/>
                <w:sz w:val="24"/>
                <w:szCs w:val="24"/>
              </w:rPr>
            </w:pPr>
            <w:commentRangeStart w:id="40"/>
            <w:r w:rsidRPr="00D55F8F">
              <w:rPr>
                <w:rFonts w:ascii="Times New Roman" w:eastAsia="Times New Roman" w:hAnsi="Times New Roman" w:cs="Times New Roman"/>
                <w:color w:val="000000"/>
                <w:sz w:val="24"/>
                <w:szCs w:val="24"/>
              </w:rPr>
              <w:t>Unknown Fabaceae 1</w:t>
            </w:r>
            <w:commentRangeEnd w:id="40"/>
            <w:r w:rsidR="00CB4CAF">
              <w:rPr>
                <w:rStyle w:val="CommentReference"/>
                <w:b w:val="0"/>
                <w:bCs w:val="0"/>
              </w:rPr>
              <w:commentReference w:id="40"/>
            </w:r>
          </w:p>
        </w:tc>
        <w:tc>
          <w:tcPr>
            <w:tcW w:w="3960" w:type="dxa"/>
            <w:noWrap/>
            <w:hideMark/>
          </w:tcPr>
          <w:p w14:paraId="19114A20" w14:textId="26918AC2"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47556512" w14:textId="5DF14B3E"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318DCC1E" w14:textId="77777777" w:rsidTr="00435720">
        <w:trPr>
          <w:trHeight w:val="315"/>
        </w:trPr>
        <w:tc>
          <w:tcPr>
            <w:cnfStyle w:val="001000000000" w:firstRow="0" w:lastRow="0" w:firstColumn="1" w:lastColumn="0" w:oddVBand="0" w:evenVBand="0" w:oddHBand="0" w:evenHBand="0" w:firstRowFirstColumn="0" w:firstRowLastColumn="0" w:lastRowFirstColumn="0" w:lastRowLastColumn="0"/>
            <w:tcW w:w="3415" w:type="dxa"/>
            <w:noWrap/>
            <w:hideMark/>
          </w:tcPr>
          <w:p w14:paraId="2987E87F" w14:textId="18DD669D" w:rsidR="00CD7770" w:rsidRPr="00D55F8F" w:rsidRDefault="00CD7770" w:rsidP="00CD7770">
            <w:pPr>
              <w:rPr>
                <w:rFonts w:ascii="Times New Roman" w:eastAsia="Times New Roman" w:hAnsi="Times New Roman" w:cs="Times New Roman"/>
                <w:color w:val="000000"/>
                <w:sz w:val="24"/>
                <w:szCs w:val="24"/>
              </w:rPr>
            </w:pPr>
            <w:proofErr w:type="spellStart"/>
            <w:r w:rsidRPr="00D55F8F">
              <w:rPr>
                <w:rFonts w:ascii="Times New Roman" w:eastAsia="Times New Roman" w:hAnsi="Times New Roman" w:cs="Times New Roman"/>
                <w:color w:val="000000"/>
                <w:sz w:val="24"/>
                <w:szCs w:val="24"/>
              </w:rPr>
              <w:t>Vitis.sp</w:t>
            </w:r>
            <w:proofErr w:type="spellEnd"/>
            <w:r w:rsidRPr="00D55F8F">
              <w:rPr>
                <w:rFonts w:ascii="Times New Roman" w:eastAsia="Times New Roman" w:hAnsi="Times New Roman" w:cs="Times New Roman"/>
                <w:color w:val="000000"/>
                <w:sz w:val="24"/>
                <w:szCs w:val="24"/>
              </w:rPr>
              <w:t>.</w:t>
            </w:r>
          </w:p>
        </w:tc>
        <w:tc>
          <w:tcPr>
            <w:tcW w:w="3960" w:type="dxa"/>
            <w:noWrap/>
            <w:hideMark/>
          </w:tcPr>
          <w:p w14:paraId="5DEF0BDA" w14:textId="6CFA1065"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cover of unique plant species in plot</w:t>
            </w:r>
          </w:p>
        </w:tc>
        <w:tc>
          <w:tcPr>
            <w:tcW w:w="3150" w:type="dxa"/>
            <w:noWrap/>
            <w:hideMark/>
          </w:tcPr>
          <w:p w14:paraId="36A6A17B" w14:textId="3F665ACE" w:rsidR="00CD7770" w:rsidRPr="00D55F8F" w:rsidRDefault="00CD7770" w:rsidP="00CD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55F8F">
              <w:rPr>
                <w:rFonts w:ascii="Times New Roman" w:eastAsia="Times New Roman" w:hAnsi="Times New Roman" w:cs="Times New Roman"/>
                <w:color w:val="000000"/>
                <w:sz w:val="24"/>
                <w:szCs w:val="24"/>
              </w:rPr>
              <w:t xml:space="preserve">absolute cover, percentage </w:t>
            </w:r>
          </w:p>
        </w:tc>
      </w:tr>
      <w:tr w:rsidR="00CD7770" w:rsidRPr="00D55F8F" w14:paraId="6A958391" w14:textId="77777777" w:rsidTr="003D61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415" w:type="dxa"/>
            <w:noWrap/>
          </w:tcPr>
          <w:p w14:paraId="27DC6BF9" w14:textId="4DD9E259" w:rsidR="00CD7770" w:rsidRPr="00D55F8F" w:rsidRDefault="00CD7770" w:rsidP="00CD7770">
            <w:pPr>
              <w:rPr>
                <w:rFonts w:ascii="Times New Roman" w:eastAsia="Times New Roman" w:hAnsi="Times New Roman" w:cs="Times New Roman"/>
                <w:color w:val="000000"/>
                <w:sz w:val="24"/>
                <w:szCs w:val="24"/>
              </w:rPr>
            </w:pPr>
          </w:p>
        </w:tc>
        <w:tc>
          <w:tcPr>
            <w:tcW w:w="3960" w:type="dxa"/>
            <w:noWrap/>
          </w:tcPr>
          <w:p w14:paraId="4E26F776" w14:textId="61CE993F"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p>
        </w:tc>
        <w:tc>
          <w:tcPr>
            <w:tcW w:w="3150" w:type="dxa"/>
            <w:noWrap/>
          </w:tcPr>
          <w:p w14:paraId="47F05910" w14:textId="33A87CF5" w:rsidR="00CD7770" w:rsidRPr="00D55F8F" w:rsidRDefault="00CD7770" w:rsidP="00CD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p>
        </w:tc>
      </w:tr>
    </w:tbl>
    <w:p w14:paraId="322362AA" w14:textId="77777777" w:rsidR="005D3F8F" w:rsidRPr="00237D9B" w:rsidRDefault="005D3F8F" w:rsidP="00317B29">
      <w:pPr>
        <w:spacing w:line="480" w:lineRule="auto"/>
        <w:rPr>
          <w:rFonts w:ascii="Times New Roman" w:hAnsi="Times New Roman" w:cs="Times New Roman"/>
          <w:sz w:val="24"/>
          <w:szCs w:val="24"/>
        </w:rPr>
      </w:pPr>
    </w:p>
    <w:p w14:paraId="568505FB" w14:textId="6BEA58C8" w:rsidR="005D3F8F" w:rsidRPr="00237D9B" w:rsidRDefault="005D3F8F" w:rsidP="005D3F8F">
      <w:pPr>
        <w:spacing w:line="480" w:lineRule="auto"/>
        <w:rPr>
          <w:rFonts w:ascii="Times New Roman" w:hAnsi="Times New Roman" w:cs="Times New Roman"/>
          <w:sz w:val="24"/>
          <w:szCs w:val="24"/>
        </w:rPr>
      </w:pPr>
      <w:r w:rsidRPr="00237D9B">
        <w:rPr>
          <w:rFonts w:ascii="Times New Roman" w:eastAsiaTheme="minorEastAsia" w:hAnsi="Times New Roman" w:cs="Times New Roman"/>
          <w:b/>
          <w:bCs/>
          <w:sz w:val="24"/>
          <w:szCs w:val="24"/>
        </w:rPr>
        <w:t>Table 8.</w:t>
      </w:r>
      <w:r w:rsidRPr="00237D9B">
        <w:rPr>
          <w:rFonts w:ascii="Times New Roman" w:eastAsiaTheme="minorEastAsia" w:hAnsi="Times New Roman" w:cs="Times New Roman"/>
          <w:sz w:val="24"/>
          <w:szCs w:val="24"/>
        </w:rPr>
        <w:t xml:space="preserve"> List of column headers and definitions for </w:t>
      </w:r>
      <w:r w:rsidR="00722F19" w:rsidRPr="00122CD6">
        <w:rPr>
          <w:rFonts w:ascii="Times New Roman" w:hAnsi="Times New Roman" w:cs="Times New Roman"/>
          <w:sz w:val="24"/>
          <w:szCs w:val="24"/>
        </w:rPr>
        <w:t>longitudinal_disease_survey_2017</w:t>
      </w:r>
      <w:r w:rsidR="0070654C" w:rsidRPr="00237D9B">
        <w:rPr>
          <w:rFonts w:ascii="Times New Roman" w:hAnsi="Times New Roman" w:cs="Times New Roman"/>
          <w:sz w:val="24"/>
          <w:szCs w:val="24"/>
        </w:rPr>
        <w:t>.csv</w:t>
      </w:r>
    </w:p>
    <w:tbl>
      <w:tblPr>
        <w:tblStyle w:val="PlainTable1"/>
        <w:tblW w:w="10476" w:type="dxa"/>
        <w:tblLook w:val="04A0" w:firstRow="1" w:lastRow="0" w:firstColumn="1" w:lastColumn="0" w:noHBand="0" w:noVBand="1"/>
      </w:tblPr>
      <w:tblGrid>
        <w:gridCol w:w="1577"/>
        <w:gridCol w:w="6955"/>
        <w:gridCol w:w="1944"/>
      </w:tblGrid>
      <w:tr w:rsidR="0070654C" w:rsidRPr="00237D9B" w14:paraId="7799F13A" w14:textId="77777777" w:rsidTr="00540BE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799FB334"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6955" w:type="dxa"/>
            <w:noWrap/>
            <w:hideMark/>
          </w:tcPr>
          <w:p w14:paraId="7EAAD8C2" w14:textId="77777777" w:rsidR="0070654C" w:rsidRPr="00237D9B" w:rsidRDefault="0070654C" w:rsidP="0070654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1944" w:type="dxa"/>
            <w:noWrap/>
            <w:hideMark/>
          </w:tcPr>
          <w:p w14:paraId="7B4A9743" w14:textId="77777777" w:rsidR="0070654C" w:rsidRPr="00237D9B" w:rsidRDefault="0070654C" w:rsidP="0070654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70654C" w:rsidRPr="00237D9B" w14:paraId="2AC999D6"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67C84311" w14:textId="77777777" w:rsidR="0070654C" w:rsidRPr="00237D9B" w:rsidRDefault="0070654C"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Tiller_ID</w:t>
            </w:r>
            <w:proofErr w:type="spellEnd"/>
          </w:p>
        </w:tc>
        <w:tc>
          <w:tcPr>
            <w:tcW w:w="6955" w:type="dxa"/>
            <w:noWrap/>
            <w:hideMark/>
          </w:tcPr>
          <w:p w14:paraId="08C1CCE7" w14:textId="6B35C69C"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All tagged tillers of a plant (</w:t>
            </w:r>
            <w:proofErr w:type="spellStart"/>
            <w:r w:rsidRPr="00237D9B">
              <w:rPr>
                <w:rFonts w:ascii="Times New Roman" w:eastAsia="Times New Roman" w:hAnsi="Times New Roman" w:cs="Times New Roman"/>
                <w:color w:val="000000"/>
                <w:sz w:val="24"/>
                <w:szCs w:val="24"/>
              </w:rPr>
              <w:t>PlotLoc</w:t>
            </w:r>
            <w:proofErr w:type="spellEnd"/>
            <w:r w:rsidRPr="00237D9B">
              <w:rPr>
                <w:rFonts w:ascii="Times New Roman" w:eastAsia="Times New Roman" w:hAnsi="Times New Roman" w:cs="Times New Roman"/>
                <w:color w:val="000000"/>
                <w:sz w:val="24"/>
                <w:szCs w:val="24"/>
              </w:rPr>
              <w:t xml:space="preserve"> + ID) begin with an ID of 1. As tillers senesced and a new tiller of the plant is tracked, it is assigned a new tiller ID of 2, 3, and so on. Use Tiller ID + </w:t>
            </w:r>
            <w:proofErr w:type="spellStart"/>
            <w:r w:rsidRPr="00237D9B">
              <w:rPr>
                <w:rFonts w:ascii="Times New Roman" w:eastAsia="Times New Roman" w:hAnsi="Times New Roman" w:cs="Times New Roman"/>
                <w:color w:val="000000"/>
                <w:sz w:val="24"/>
                <w:szCs w:val="24"/>
              </w:rPr>
              <w:t>PlotLoc</w:t>
            </w:r>
            <w:proofErr w:type="spellEnd"/>
            <w:r w:rsidRPr="00237D9B">
              <w:rPr>
                <w:rFonts w:ascii="Times New Roman" w:eastAsia="Times New Roman" w:hAnsi="Times New Roman" w:cs="Times New Roman"/>
                <w:color w:val="000000"/>
                <w:sz w:val="24"/>
                <w:szCs w:val="24"/>
              </w:rPr>
              <w:t xml:space="preserve"> + ID as a </w:t>
            </w:r>
            <w:r w:rsidRPr="00237D9B">
              <w:rPr>
                <w:rFonts w:ascii="Times New Roman" w:eastAsia="Times New Roman" w:hAnsi="Times New Roman" w:cs="Times New Roman"/>
                <w:color w:val="000000"/>
                <w:sz w:val="24"/>
                <w:szCs w:val="24"/>
              </w:rPr>
              <w:lastRenderedPageBreak/>
              <w:t>unique identifier, as many plants (</w:t>
            </w:r>
            <w:proofErr w:type="spellStart"/>
            <w:r w:rsidRPr="00237D9B">
              <w:rPr>
                <w:rFonts w:ascii="Times New Roman" w:eastAsia="Times New Roman" w:hAnsi="Times New Roman" w:cs="Times New Roman"/>
                <w:color w:val="000000"/>
                <w:sz w:val="24"/>
                <w:szCs w:val="24"/>
              </w:rPr>
              <w:t>PlotLoc+ID</w:t>
            </w:r>
            <w:proofErr w:type="spellEnd"/>
            <w:r w:rsidRPr="00237D9B">
              <w:rPr>
                <w:rFonts w:ascii="Times New Roman" w:eastAsia="Times New Roman" w:hAnsi="Times New Roman" w:cs="Times New Roman"/>
                <w:color w:val="000000"/>
                <w:sz w:val="24"/>
                <w:szCs w:val="24"/>
              </w:rPr>
              <w:t xml:space="preserve">) will have data from </w:t>
            </w:r>
            <w:r w:rsidR="008F6FED" w:rsidRPr="00237D9B">
              <w:rPr>
                <w:rFonts w:ascii="Times New Roman" w:eastAsia="Times New Roman" w:hAnsi="Times New Roman" w:cs="Times New Roman"/>
                <w:color w:val="000000"/>
                <w:sz w:val="24"/>
                <w:szCs w:val="24"/>
              </w:rPr>
              <w:t>multiple</w:t>
            </w:r>
            <w:r w:rsidRPr="00237D9B">
              <w:rPr>
                <w:rFonts w:ascii="Times New Roman" w:eastAsia="Times New Roman" w:hAnsi="Times New Roman" w:cs="Times New Roman"/>
                <w:color w:val="000000"/>
                <w:sz w:val="24"/>
                <w:szCs w:val="24"/>
              </w:rPr>
              <w:t xml:space="preserve"> tillers.</w:t>
            </w:r>
          </w:p>
        </w:tc>
        <w:tc>
          <w:tcPr>
            <w:tcW w:w="1944" w:type="dxa"/>
            <w:noWrap/>
            <w:hideMark/>
          </w:tcPr>
          <w:p w14:paraId="0DDE78B6"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lastRenderedPageBreak/>
              <w:t>NA</w:t>
            </w:r>
          </w:p>
        </w:tc>
      </w:tr>
      <w:tr w:rsidR="0070654C" w:rsidRPr="00237D9B" w14:paraId="4094DE62"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131F77AB" w14:textId="77777777" w:rsidR="0070654C" w:rsidRPr="00237D9B" w:rsidRDefault="0070654C"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PlotLoc</w:t>
            </w:r>
            <w:proofErr w:type="spellEnd"/>
          </w:p>
        </w:tc>
        <w:tc>
          <w:tcPr>
            <w:tcW w:w="6955" w:type="dxa"/>
            <w:noWrap/>
            <w:hideMark/>
          </w:tcPr>
          <w:p w14:paraId="393E9531"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Determined location of surveyed tiller in plot. Refer to a plot map for more info</w:t>
            </w:r>
          </w:p>
        </w:tc>
        <w:tc>
          <w:tcPr>
            <w:tcW w:w="1944" w:type="dxa"/>
            <w:noWrap/>
            <w:hideMark/>
          </w:tcPr>
          <w:p w14:paraId="30EE49E0"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NA</w:t>
            </w:r>
          </w:p>
        </w:tc>
      </w:tr>
      <w:tr w:rsidR="0070654C" w:rsidRPr="00237D9B" w14:paraId="7523546A"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2A241E6F"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w:t>
            </w:r>
          </w:p>
        </w:tc>
        <w:tc>
          <w:tcPr>
            <w:tcW w:w="8899" w:type="dxa"/>
            <w:gridSpan w:val="2"/>
            <w:noWrap/>
            <w:hideMark/>
          </w:tcPr>
          <w:p w14:paraId="46B05114"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Tiller ID. IDs for resident plants begin as tillers 1 - 1152. Once a tiller has died and is replaced with a new tiller, an ID beginning in the 3000s is assigned. "</w:t>
            </w:r>
            <w:proofErr w:type="gramStart"/>
            <w:r w:rsidRPr="00237D9B">
              <w:rPr>
                <w:rFonts w:ascii="Times New Roman" w:eastAsia="Times New Roman" w:hAnsi="Times New Roman" w:cs="Times New Roman"/>
                <w:color w:val="000000"/>
                <w:sz w:val="24"/>
                <w:szCs w:val="24"/>
              </w:rPr>
              <w:t>new</w:t>
            </w:r>
            <w:proofErr w:type="gramEnd"/>
            <w:r w:rsidRPr="00237D9B">
              <w:rPr>
                <w:rFonts w:ascii="Times New Roman" w:eastAsia="Times New Roman" w:hAnsi="Times New Roman" w:cs="Times New Roman"/>
                <w:color w:val="000000"/>
                <w:sz w:val="24"/>
                <w:szCs w:val="24"/>
              </w:rPr>
              <w:t xml:space="preserve"> tiller" ID's range from 3000-3059, with #s 3016 &amp;3017 unintentionally being skipped. Combine </w:t>
            </w:r>
            <w:proofErr w:type="spellStart"/>
            <w:r w:rsidRPr="00237D9B">
              <w:rPr>
                <w:rFonts w:ascii="Times New Roman" w:eastAsia="Times New Roman" w:hAnsi="Times New Roman" w:cs="Times New Roman"/>
                <w:color w:val="000000"/>
                <w:sz w:val="24"/>
                <w:szCs w:val="24"/>
              </w:rPr>
              <w:t>PlotLoc</w:t>
            </w:r>
            <w:proofErr w:type="spellEnd"/>
            <w:r w:rsidRPr="00237D9B">
              <w:rPr>
                <w:rFonts w:ascii="Times New Roman" w:eastAsia="Times New Roman" w:hAnsi="Times New Roman" w:cs="Times New Roman"/>
                <w:color w:val="000000"/>
                <w:sz w:val="24"/>
                <w:szCs w:val="24"/>
              </w:rPr>
              <w:t xml:space="preserve"> and ID data for unique tiller IDs.</w:t>
            </w:r>
          </w:p>
        </w:tc>
      </w:tr>
      <w:tr w:rsidR="0070654C" w:rsidRPr="00237D9B" w14:paraId="2C7C811C"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676A52C7" w14:textId="77777777" w:rsidR="0070654C" w:rsidRPr="00237D9B" w:rsidRDefault="0070654C"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PopGen</w:t>
            </w:r>
            <w:proofErr w:type="spellEnd"/>
          </w:p>
        </w:tc>
        <w:tc>
          <w:tcPr>
            <w:tcW w:w="6955" w:type="dxa"/>
            <w:noWrap/>
            <w:hideMark/>
          </w:tcPr>
          <w:p w14:paraId="74F68843" w14:textId="686BF8AE"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Identified if tiller was harvested for rhizoctonia population genetics project </w:t>
            </w:r>
          </w:p>
        </w:tc>
        <w:tc>
          <w:tcPr>
            <w:tcW w:w="1944" w:type="dxa"/>
            <w:noWrap/>
            <w:hideMark/>
          </w:tcPr>
          <w:p w14:paraId="30D668BA"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1 = harvested, 0 = not harvested</w:t>
            </w:r>
          </w:p>
        </w:tc>
      </w:tr>
      <w:tr w:rsidR="0070654C" w:rsidRPr="00237D9B" w14:paraId="2927D6F2"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3F71EB56"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w:t>
            </w:r>
          </w:p>
        </w:tc>
        <w:tc>
          <w:tcPr>
            <w:tcW w:w="6955" w:type="dxa"/>
            <w:noWrap/>
            <w:hideMark/>
          </w:tcPr>
          <w:p w14:paraId="105E05C1"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 ID</w:t>
            </w:r>
          </w:p>
        </w:tc>
        <w:tc>
          <w:tcPr>
            <w:tcW w:w="1944" w:type="dxa"/>
            <w:noWrap/>
            <w:hideMark/>
          </w:tcPr>
          <w:p w14:paraId="020F89D8"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numeric</w:t>
            </w:r>
          </w:p>
        </w:tc>
      </w:tr>
      <w:tr w:rsidR="0070654C" w:rsidRPr="00237D9B" w14:paraId="070724B5"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786DD396" w14:textId="3AAD3F84"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Dam</w:t>
            </w:r>
            <w:r w:rsidR="00694ADA">
              <w:rPr>
                <w:rFonts w:ascii="Times New Roman" w:eastAsia="Times New Roman" w:hAnsi="Times New Roman" w:cs="Times New Roman"/>
                <w:color w:val="000000"/>
                <w:sz w:val="24"/>
                <w:szCs w:val="24"/>
              </w:rPr>
              <w:t>age</w:t>
            </w:r>
          </w:p>
        </w:tc>
        <w:tc>
          <w:tcPr>
            <w:tcW w:w="6955" w:type="dxa"/>
            <w:noWrap/>
            <w:hideMark/>
          </w:tcPr>
          <w:p w14:paraId="285B11E3" w14:textId="088742BA"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Describes if there is damage on the leaf, either due to disease or herbivory </w:t>
            </w:r>
          </w:p>
        </w:tc>
        <w:tc>
          <w:tcPr>
            <w:tcW w:w="1944" w:type="dxa"/>
            <w:noWrap/>
            <w:hideMark/>
          </w:tcPr>
          <w:p w14:paraId="48C9F6A0" w14:textId="236A8266"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 damaged, ND: no damage, S: senesced between surveys</w:t>
            </w:r>
          </w:p>
        </w:tc>
      </w:tr>
      <w:tr w:rsidR="0070654C" w:rsidRPr="00237D9B" w14:paraId="0F79920B"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3817D94B"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Chew</w:t>
            </w:r>
          </w:p>
        </w:tc>
        <w:tc>
          <w:tcPr>
            <w:tcW w:w="6955" w:type="dxa"/>
            <w:noWrap/>
            <w:hideMark/>
          </w:tcPr>
          <w:p w14:paraId="05F7EC2A"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evidence of chewing</w:t>
            </w:r>
          </w:p>
        </w:tc>
        <w:tc>
          <w:tcPr>
            <w:tcW w:w="1944" w:type="dxa"/>
            <w:noWrap/>
            <w:hideMark/>
          </w:tcPr>
          <w:p w14:paraId="132BB98A"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5B5DB68C"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45E4583C"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Scrape</w:t>
            </w:r>
          </w:p>
        </w:tc>
        <w:tc>
          <w:tcPr>
            <w:tcW w:w="6955" w:type="dxa"/>
            <w:noWrap/>
            <w:hideMark/>
          </w:tcPr>
          <w:p w14:paraId="6419BE07" w14:textId="0A90941E"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evidence of insect </w:t>
            </w:r>
            <w:r w:rsidR="003031CA" w:rsidRPr="00237D9B">
              <w:rPr>
                <w:rFonts w:ascii="Times New Roman" w:eastAsia="Times New Roman" w:hAnsi="Times New Roman" w:cs="Times New Roman"/>
                <w:color w:val="000000"/>
                <w:sz w:val="24"/>
                <w:szCs w:val="24"/>
              </w:rPr>
              <w:t xml:space="preserve">or mollusk </w:t>
            </w:r>
            <w:r w:rsidRPr="00237D9B">
              <w:rPr>
                <w:rFonts w:ascii="Times New Roman" w:eastAsia="Times New Roman" w:hAnsi="Times New Roman" w:cs="Times New Roman"/>
                <w:color w:val="000000"/>
                <w:sz w:val="24"/>
                <w:szCs w:val="24"/>
              </w:rPr>
              <w:t>scraping</w:t>
            </w:r>
          </w:p>
        </w:tc>
        <w:tc>
          <w:tcPr>
            <w:tcW w:w="1944" w:type="dxa"/>
            <w:noWrap/>
            <w:hideMark/>
          </w:tcPr>
          <w:p w14:paraId="4A9BF047"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32AF5ADE"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35310222" w14:textId="09D4C8D0" w:rsidR="0070654C" w:rsidRPr="00237D9B" w:rsidRDefault="00540BE5"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anthracnose</w:t>
            </w:r>
          </w:p>
        </w:tc>
        <w:tc>
          <w:tcPr>
            <w:tcW w:w="6955" w:type="dxa"/>
            <w:noWrap/>
            <w:hideMark/>
          </w:tcPr>
          <w:p w14:paraId="342BB40F" w14:textId="55AB103C"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anthracnose symptoms, caused </w:t>
            </w:r>
            <w:r w:rsidR="001F6302">
              <w:rPr>
                <w:rFonts w:ascii="Times New Roman" w:eastAsia="Times New Roman" w:hAnsi="Times New Roman" w:cs="Times New Roman"/>
                <w:color w:val="000000"/>
                <w:sz w:val="24"/>
                <w:szCs w:val="24"/>
              </w:rPr>
              <w:t xml:space="preserve">chiefly </w:t>
            </w:r>
            <w:r w:rsidRPr="00237D9B">
              <w:rPr>
                <w:rFonts w:ascii="Times New Roman" w:eastAsia="Times New Roman" w:hAnsi="Times New Roman" w:cs="Times New Roman"/>
                <w:color w:val="000000"/>
                <w:sz w:val="24"/>
                <w:szCs w:val="24"/>
              </w:rPr>
              <w:t xml:space="preserve">by </w:t>
            </w:r>
            <w:r w:rsidRPr="001F6302">
              <w:rPr>
                <w:rFonts w:ascii="Times New Roman" w:eastAsia="Times New Roman" w:hAnsi="Times New Roman" w:cs="Times New Roman"/>
                <w:i/>
                <w:iCs/>
                <w:color w:val="000000"/>
                <w:sz w:val="24"/>
                <w:szCs w:val="24"/>
              </w:rPr>
              <w:t>Colletotrichum cereale</w:t>
            </w:r>
          </w:p>
        </w:tc>
        <w:tc>
          <w:tcPr>
            <w:tcW w:w="1944" w:type="dxa"/>
            <w:noWrap/>
            <w:hideMark/>
          </w:tcPr>
          <w:p w14:paraId="0BA777E6"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540BE5" w:rsidRPr="00237D9B" w14:paraId="3CF67940"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0C3DC5DA" w14:textId="1993B9B4" w:rsidR="00540BE5" w:rsidRPr="00237D9B" w:rsidRDefault="00540BE5" w:rsidP="00540BE5">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crown_rust</w:t>
            </w:r>
            <w:proofErr w:type="spellEnd"/>
          </w:p>
        </w:tc>
        <w:tc>
          <w:tcPr>
            <w:tcW w:w="6955" w:type="dxa"/>
            <w:noWrap/>
            <w:hideMark/>
          </w:tcPr>
          <w:p w14:paraId="38DBEF72" w14:textId="7A9E878C" w:rsidR="00540BE5" w:rsidRPr="00237D9B" w:rsidRDefault="00540BE5" w:rsidP="00540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crown rust symptoms, caused by </w:t>
            </w:r>
            <w:r w:rsidRPr="001F6302">
              <w:rPr>
                <w:rFonts w:ascii="Times New Roman" w:eastAsia="Times New Roman" w:hAnsi="Times New Roman" w:cs="Times New Roman"/>
                <w:i/>
                <w:iCs/>
                <w:color w:val="000000"/>
                <w:sz w:val="24"/>
                <w:szCs w:val="24"/>
              </w:rPr>
              <w:t xml:space="preserve">Puccinia </w:t>
            </w:r>
            <w:proofErr w:type="spellStart"/>
            <w:r w:rsidRPr="001F6302">
              <w:rPr>
                <w:rFonts w:ascii="Times New Roman" w:eastAsia="Times New Roman" w:hAnsi="Times New Roman" w:cs="Times New Roman"/>
                <w:i/>
                <w:iCs/>
                <w:color w:val="000000"/>
                <w:sz w:val="24"/>
                <w:szCs w:val="24"/>
              </w:rPr>
              <w:t>coronata</w:t>
            </w:r>
            <w:proofErr w:type="spellEnd"/>
            <w:r w:rsidRPr="00237D9B">
              <w:rPr>
                <w:rFonts w:ascii="Times New Roman" w:eastAsia="Times New Roman" w:hAnsi="Times New Roman" w:cs="Times New Roman"/>
                <w:color w:val="000000"/>
                <w:sz w:val="24"/>
                <w:szCs w:val="24"/>
              </w:rPr>
              <w:t xml:space="preserve"> </w:t>
            </w:r>
          </w:p>
        </w:tc>
        <w:tc>
          <w:tcPr>
            <w:tcW w:w="1944" w:type="dxa"/>
            <w:noWrap/>
            <w:hideMark/>
          </w:tcPr>
          <w:p w14:paraId="687DCB8B" w14:textId="77777777" w:rsidR="00540BE5" w:rsidRPr="00237D9B" w:rsidRDefault="00540BE5" w:rsidP="00540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0F26EF95"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5696595A" w14:textId="148D80D7" w:rsidR="0070654C" w:rsidRPr="00237D9B" w:rsidRDefault="00540BE5"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brown_patch</w:t>
            </w:r>
            <w:proofErr w:type="spellEnd"/>
          </w:p>
        </w:tc>
        <w:tc>
          <w:tcPr>
            <w:tcW w:w="6955" w:type="dxa"/>
            <w:noWrap/>
            <w:hideMark/>
          </w:tcPr>
          <w:p w14:paraId="60EEA803" w14:textId="7A91C83B" w:rsidR="0070654C" w:rsidRPr="00237D9B" w:rsidRDefault="00540BE5"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brown patch symptoms, caused by </w:t>
            </w:r>
            <w:r w:rsidRPr="001F6302">
              <w:rPr>
                <w:rFonts w:ascii="Times New Roman" w:eastAsia="Times New Roman" w:hAnsi="Times New Roman" w:cs="Times New Roman"/>
                <w:i/>
                <w:iCs/>
                <w:color w:val="000000"/>
                <w:sz w:val="24"/>
                <w:szCs w:val="24"/>
              </w:rPr>
              <w:t xml:space="preserve">Rhizoctonia </w:t>
            </w:r>
            <w:proofErr w:type="spellStart"/>
            <w:r w:rsidRPr="001F6302">
              <w:rPr>
                <w:rFonts w:ascii="Times New Roman" w:eastAsia="Times New Roman" w:hAnsi="Times New Roman" w:cs="Times New Roman"/>
                <w:i/>
                <w:iCs/>
                <w:color w:val="000000"/>
                <w:sz w:val="24"/>
                <w:szCs w:val="24"/>
              </w:rPr>
              <w:t>solani</w:t>
            </w:r>
            <w:proofErr w:type="spellEnd"/>
          </w:p>
        </w:tc>
        <w:tc>
          <w:tcPr>
            <w:tcW w:w="1944" w:type="dxa"/>
            <w:noWrap/>
            <w:hideMark/>
          </w:tcPr>
          <w:p w14:paraId="3EB05E85"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3FDED15E"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63C1E3BE"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w:t>
            </w:r>
          </w:p>
        </w:tc>
        <w:tc>
          <w:tcPr>
            <w:tcW w:w="6955" w:type="dxa"/>
            <w:noWrap/>
            <w:hideMark/>
          </w:tcPr>
          <w:p w14:paraId="204AEE34"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mechanical damage</w:t>
            </w:r>
          </w:p>
        </w:tc>
        <w:tc>
          <w:tcPr>
            <w:tcW w:w="1944" w:type="dxa"/>
            <w:noWrap/>
            <w:hideMark/>
          </w:tcPr>
          <w:p w14:paraId="75A1163B"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47DDFA25"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6212C768"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Sept</w:t>
            </w:r>
          </w:p>
        </w:tc>
        <w:tc>
          <w:tcPr>
            <w:tcW w:w="6955" w:type="dxa"/>
            <w:noWrap/>
            <w:hideMark/>
          </w:tcPr>
          <w:p w14:paraId="0578CCD5"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grey leaf spot symptoms</w:t>
            </w:r>
          </w:p>
        </w:tc>
        <w:tc>
          <w:tcPr>
            <w:tcW w:w="1944" w:type="dxa"/>
            <w:noWrap/>
            <w:hideMark/>
          </w:tcPr>
          <w:p w14:paraId="0656B803" w14:textId="77777777"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498BD74F"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29D239FB" w14:textId="77777777" w:rsidR="0070654C" w:rsidRPr="00237D9B" w:rsidRDefault="0070654C"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RRust</w:t>
            </w:r>
            <w:proofErr w:type="spellEnd"/>
            <w:r w:rsidRPr="00237D9B">
              <w:rPr>
                <w:rFonts w:ascii="Times New Roman" w:eastAsia="Times New Roman" w:hAnsi="Times New Roman" w:cs="Times New Roman"/>
                <w:color w:val="000000"/>
                <w:sz w:val="24"/>
                <w:szCs w:val="24"/>
              </w:rPr>
              <w:t xml:space="preserve"> </w:t>
            </w:r>
          </w:p>
        </w:tc>
        <w:tc>
          <w:tcPr>
            <w:tcW w:w="6955" w:type="dxa"/>
            <w:noWrap/>
            <w:hideMark/>
          </w:tcPr>
          <w:p w14:paraId="0107122D" w14:textId="4547338E"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red rust symptoms</w:t>
            </w:r>
            <w:r w:rsidR="00A22134">
              <w:rPr>
                <w:rFonts w:ascii="Times New Roman" w:eastAsia="Times New Roman" w:hAnsi="Times New Roman" w:cs="Times New Roman"/>
                <w:color w:val="000000"/>
                <w:sz w:val="24"/>
                <w:szCs w:val="24"/>
              </w:rPr>
              <w:t xml:space="preserve">, caused by </w:t>
            </w:r>
            <w:r w:rsidR="00A22134" w:rsidRPr="001F6302">
              <w:rPr>
                <w:rFonts w:ascii="Times New Roman" w:eastAsia="Times New Roman" w:hAnsi="Times New Roman" w:cs="Times New Roman"/>
                <w:i/>
                <w:iCs/>
                <w:color w:val="000000"/>
                <w:sz w:val="24"/>
                <w:szCs w:val="24"/>
              </w:rPr>
              <w:t xml:space="preserve">Puccinia </w:t>
            </w:r>
            <w:proofErr w:type="spellStart"/>
            <w:r w:rsidR="00A22134" w:rsidRPr="001F6302">
              <w:rPr>
                <w:rFonts w:ascii="Times New Roman" w:eastAsia="Times New Roman" w:hAnsi="Times New Roman" w:cs="Times New Roman"/>
                <w:i/>
                <w:iCs/>
                <w:color w:val="000000"/>
                <w:sz w:val="24"/>
                <w:szCs w:val="24"/>
              </w:rPr>
              <w:t>graminis</w:t>
            </w:r>
            <w:proofErr w:type="spellEnd"/>
          </w:p>
        </w:tc>
        <w:tc>
          <w:tcPr>
            <w:tcW w:w="1944" w:type="dxa"/>
            <w:noWrap/>
            <w:hideMark/>
          </w:tcPr>
          <w:p w14:paraId="07510079"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70654C" w:rsidRPr="00237D9B" w14:paraId="14D1E1FE" w14:textId="77777777" w:rsidTr="00540B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14CFBD44" w14:textId="77777777" w:rsidR="0070654C" w:rsidRPr="00237D9B" w:rsidRDefault="0070654C" w:rsidP="0070654C">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UNK1</w:t>
            </w:r>
          </w:p>
        </w:tc>
        <w:tc>
          <w:tcPr>
            <w:tcW w:w="8899" w:type="dxa"/>
            <w:gridSpan w:val="2"/>
            <w:noWrap/>
            <w:hideMark/>
          </w:tcPr>
          <w:p w14:paraId="009CA77C" w14:textId="5B5B1072" w:rsidR="0070654C" w:rsidRPr="00237D9B" w:rsidRDefault="0070654C" w:rsidP="007065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fungal lesion not identified, just identified as something that didn't look like any of the other pathogens in our study. Unfortunately, there is no description or photo.</w:t>
            </w:r>
          </w:p>
        </w:tc>
      </w:tr>
      <w:tr w:rsidR="0070654C" w:rsidRPr="00237D9B" w14:paraId="127A5B9C" w14:textId="77777777" w:rsidTr="00540BE5">
        <w:trPr>
          <w:trHeight w:val="315"/>
        </w:trPr>
        <w:tc>
          <w:tcPr>
            <w:cnfStyle w:val="001000000000" w:firstRow="0" w:lastRow="0" w:firstColumn="1" w:lastColumn="0" w:oddVBand="0" w:evenVBand="0" w:oddHBand="0" w:evenHBand="0" w:firstRowFirstColumn="0" w:firstRowLastColumn="0" w:lastRowFirstColumn="0" w:lastRowLastColumn="0"/>
            <w:tcW w:w="1577" w:type="dxa"/>
            <w:noWrap/>
            <w:hideMark/>
          </w:tcPr>
          <w:p w14:paraId="152DF9C6" w14:textId="77777777" w:rsidR="0070654C" w:rsidRPr="00237D9B" w:rsidRDefault="0070654C" w:rsidP="0070654C">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Survey.Date</w:t>
            </w:r>
            <w:proofErr w:type="spellEnd"/>
          </w:p>
        </w:tc>
        <w:tc>
          <w:tcPr>
            <w:tcW w:w="6955" w:type="dxa"/>
            <w:noWrap/>
            <w:hideMark/>
          </w:tcPr>
          <w:p w14:paraId="1FD3EF15"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date of survey</w:t>
            </w:r>
          </w:p>
        </w:tc>
        <w:tc>
          <w:tcPr>
            <w:tcW w:w="1944" w:type="dxa"/>
            <w:noWrap/>
            <w:hideMark/>
          </w:tcPr>
          <w:p w14:paraId="2087BD6A" w14:textId="77777777" w:rsidR="0070654C" w:rsidRPr="00237D9B" w:rsidRDefault="0070654C" w:rsidP="007065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month-date-year</w:t>
            </w:r>
          </w:p>
        </w:tc>
      </w:tr>
    </w:tbl>
    <w:p w14:paraId="3A93A7B7" w14:textId="77777777" w:rsidR="0070654C" w:rsidRPr="00237D9B" w:rsidRDefault="0070654C" w:rsidP="005D3F8F">
      <w:pPr>
        <w:spacing w:line="480" w:lineRule="auto"/>
        <w:rPr>
          <w:rFonts w:ascii="Times New Roman" w:eastAsiaTheme="minorEastAsia" w:hAnsi="Times New Roman" w:cs="Times New Roman"/>
          <w:sz w:val="24"/>
          <w:szCs w:val="24"/>
        </w:rPr>
      </w:pPr>
    </w:p>
    <w:p w14:paraId="7EAF0ABC" w14:textId="185CDB35" w:rsidR="005D3F8F" w:rsidRPr="00237D9B" w:rsidRDefault="008F509F" w:rsidP="00317B29">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sz w:val="24"/>
          <w:szCs w:val="24"/>
        </w:rPr>
        <w:t xml:space="preserve">Table 9. List of column headers and definitions for </w:t>
      </w:r>
      <w:r w:rsidR="00722F19" w:rsidRPr="00122CD6">
        <w:rPr>
          <w:rFonts w:ascii="Times New Roman" w:hAnsi="Times New Roman" w:cs="Times New Roman"/>
          <w:sz w:val="24"/>
          <w:szCs w:val="24"/>
        </w:rPr>
        <w:t>longitudinal_disease_survey_201</w:t>
      </w:r>
      <w:r w:rsidR="00722F19">
        <w:rPr>
          <w:rFonts w:ascii="Times New Roman" w:hAnsi="Times New Roman" w:cs="Times New Roman"/>
          <w:sz w:val="24"/>
          <w:szCs w:val="24"/>
        </w:rPr>
        <w:t>8</w:t>
      </w:r>
      <w:r w:rsidRPr="00237D9B">
        <w:rPr>
          <w:rFonts w:ascii="Times New Roman" w:hAnsi="Times New Roman" w:cs="Times New Roman"/>
          <w:sz w:val="24"/>
          <w:szCs w:val="24"/>
        </w:rPr>
        <w:t>.csv</w:t>
      </w:r>
    </w:p>
    <w:tbl>
      <w:tblPr>
        <w:tblStyle w:val="PlainTable1"/>
        <w:tblW w:w="10440" w:type="dxa"/>
        <w:tblLook w:val="04A0" w:firstRow="1" w:lastRow="0" w:firstColumn="1" w:lastColumn="0" w:noHBand="0" w:noVBand="1"/>
      </w:tblPr>
      <w:tblGrid>
        <w:gridCol w:w="1705"/>
        <w:gridCol w:w="4680"/>
        <w:gridCol w:w="4055"/>
      </w:tblGrid>
      <w:tr w:rsidR="008F509F" w:rsidRPr="00237D9B" w14:paraId="67B1CC18" w14:textId="77777777" w:rsidTr="00041B3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EDC7F34"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identity</w:t>
            </w:r>
          </w:p>
        </w:tc>
        <w:tc>
          <w:tcPr>
            <w:tcW w:w="4680" w:type="dxa"/>
            <w:noWrap/>
            <w:hideMark/>
          </w:tcPr>
          <w:p w14:paraId="3C089B99" w14:textId="77777777" w:rsidR="008F509F" w:rsidRPr="00237D9B" w:rsidRDefault="008F509F" w:rsidP="008F509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Variable definition</w:t>
            </w:r>
          </w:p>
        </w:tc>
        <w:tc>
          <w:tcPr>
            <w:tcW w:w="4055" w:type="dxa"/>
            <w:noWrap/>
            <w:hideMark/>
          </w:tcPr>
          <w:p w14:paraId="31460EC8" w14:textId="77777777" w:rsidR="008F509F" w:rsidRPr="00237D9B" w:rsidRDefault="008F509F" w:rsidP="008F509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Units of measurement</w:t>
            </w:r>
          </w:p>
        </w:tc>
      </w:tr>
      <w:tr w:rsidR="008F509F" w:rsidRPr="00237D9B" w14:paraId="0CFC413C"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2AEFB2D3" w14:textId="257E1EB5"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Tiller Harvested </w:t>
            </w:r>
          </w:p>
        </w:tc>
        <w:tc>
          <w:tcPr>
            <w:tcW w:w="8735" w:type="dxa"/>
            <w:gridSpan w:val="2"/>
            <w:noWrap/>
            <w:hideMark/>
          </w:tcPr>
          <w:p w14:paraId="48AC1707"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data in this column switches to "1" for a tiller that has been harvested. Data is no longer being collected</w:t>
            </w:r>
          </w:p>
        </w:tc>
      </w:tr>
      <w:tr w:rsidR="008F509F" w:rsidRPr="00237D9B" w14:paraId="38926EF8"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45F5E88" w14:textId="77777777" w:rsidR="008F509F" w:rsidRPr="00237D9B" w:rsidRDefault="008F509F"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PlotLoc</w:t>
            </w:r>
            <w:proofErr w:type="spellEnd"/>
          </w:p>
        </w:tc>
        <w:tc>
          <w:tcPr>
            <w:tcW w:w="4680" w:type="dxa"/>
            <w:noWrap/>
            <w:hideMark/>
          </w:tcPr>
          <w:p w14:paraId="19BA690A"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Determined location of surveyed tiller in plot. Refer to a plot map for more info</w:t>
            </w:r>
          </w:p>
        </w:tc>
        <w:tc>
          <w:tcPr>
            <w:tcW w:w="4055" w:type="dxa"/>
            <w:noWrap/>
            <w:hideMark/>
          </w:tcPr>
          <w:p w14:paraId="1F5C721C"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NA</w:t>
            </w:r>
          </w:p>
        </w:tc>
      </w:tr>
      <w:tr w:rsidR="008F509F" w:rsidRPr="00237D9B" w14:paraId="0FAF6E9A"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64B7EEEB"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lastRenderedPageBreak/>
              <w:t>ID</w:t>
            </w:r>
          </w:p>
        </w:tc>
        <w:tc>
          <w:tcPr>
            <w:tcW w:w="8735" w:type="dxa"/>
            <w:gridSpan w:val="2"/>
            <w:noWrap/>
            <w:hideMark/>
          </w:tcPr>
          <w:p w14:paraId="7F558A81"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Tiller ID. IDs for resident plants begin as tillers 1 - 1152. Once a tiller has died and is replaced with a new tiller, an ID beginning in the 3000s is assigned. "</w:t>
            </w:r>
            <w:proofErr w:type="gramStart"/>
            <w:r w:rsidRPr="00237D9B">
              <w:rPr>
                <w:rFonts w:ascii="Times New Roman" w:eastAsia="Times New Roman" w:hAnsi="Times New Roman" w:cs="Times New Roman"/>
                <w:color w:val="000000"/>
                <w:sz w:val="24"/>
                <w:szCs w:val="24"/>
              </w:rPr>
              <w:t>new</w:t>
            </w:r>
            <w:proofErr w:type="gramEnd"/>
            <w:r w:rsidRPr="00237D9B">
              <w:rPr>
                <w:rFonts w:ascii="Times New Roman" w:eastAsia="Times New Roman" w:hAnsi="Times New Roman" w:cs="Times New Roman"/>
                <w:color w:val="000000"/>
                <w:sz w:val="24"/>
                <w:szCs w:val="24"/>
              </w:rPr>
              <w:t xml:space="preserve"> tiller" ID's range from 3000-3059, with #s 3016 &amp;3017 unintentionally being skipped. Combine </w:t>
            </w:r>
            <w:proofErr w:type="spellStart"/>
            <w:r w:rsidRPr="00237D9B">
              <w:rPr>
                <w:rFonts w:ascii="Times New Roman" w:eastAsia="Times New Roman" w:hAnsi="Times New Roman" w:cs="Times New Roman"/>
                <w:color w:val="000000"/>
                <w:sz w:val="24"/>
                <w:szCs w:val="24"/>
              </w:rPr>
              <w:t>PlotLoc</w:t>
            </w:r>
            <w:proofErr w:type="spellEnd"/>
            <w:r w:rsidRPr="00237D9B">
              <w:rPr>
                <w:rFonts w:ascii="Times New Roman" w:eastAsia="Times New Roman" w:hAnsi="Times New Roman" w:cs="Times New Roman"/>
                <w:color w:val="000000"/>
                <w:sz w:val="24"/>
                <w:szCs w:val="24"/>
              </w:rPr>
              <w:t xml:space="preserve"> and ID data for unique tiller IDs.</w:t>
            </w:r>
          </w:p>
        </w:tc>
      </w:tr>
      <w:tr w:rsidR="008F509F" w:rsidRPr="00237D9B" w14:paraId="23B5EA4A"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832C79C" w14:textId="77777777" w:rsidR="008F509F" w:rsidRPr="00237D9B" w:rsidRDefault="008F509F"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PopGen</w:t>
            </w:r>
            <w:proofErr w:type="spellEnd"/>
          </w:p>
        </w:tc>
        <w:tc>
          <w:tcPr>
            <w:tcW w:w="4680" w:type="dxa"/>
            <w:noWrap/>
            <w:hideMark/>
          </w:tcPr>
          <w:p w14:paraId="2F209852" w14:textId="532D2CDE"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Identified if tiller was harvested for rhizoctonia popu</w:t>
            </w:r>
            <w:r w:rsidR="003031CA" w:rsidRPr="00237D9B">
              <w:rPr>
                <w:rFonts w:ascii="Times New Roman" w:eastAsia="Times New Roman" w:hAnsi="Times New Roman" w:cs="Times New Roman"/>
                <w:color w:val="000000"/>
                <w:sz w:val="24"/>
                <w:szCs w:val="24"/>
              </w:rPr>
              <w:t>l</w:t>
            </w:r>
            <w:r w:rsidRPr="00237D9B">
              <w:rPr>
                <w:rFonts w:ascii="Times New Roman" w:eastAsia="Times New Roman" w:hAnsi="Times New Roman" w:cs="Times New Roman"/>
                <w:color w:val="000000"/>
                <w:sz w:val="24"/>
                <w:szCs w:val="24"/>
              </w:rPr>
              <w:t xml:space="preserve">ation genetics project </w:t>
            </w:r>
          </w:p>
        </w:tc>
        <w:tc>
          <w:tcPr>
            <w:tcW w:w="4055" w:type="dxa"/>
            <w:noWrap/>
            <w:hideMark/>
          </w:tcPr>
          <w:p w14:paraId="108043CE"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1 = harvested, 0 = not harvested</w:t>
            </w:r>
          </w:p>
        </w:tc>
      </w:tr>
      <w:tr w:rsidR="008F509F" w:rsidRPr="00237D9B" w14:paraId="20E1E8CF"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14E9D20E"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w:t>
            </w:r>
          </w:p>
        </w:tc>
        <w:tc>
          <w:tcPr>
            <w:tcW w:w="4680" w:type="dxa"/>
            <w:noWrap/>
            <w:hideMark/>
          </w:tcPr>
          <w:p w14:paraId="692C2D43"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 ID</w:t>
            </w:r>
          </w:p>
        </w:tc>
        <w:tc>
          <w:tcPr>
            <w:tcW w:w="4055" w:type="dxa"/>
            <w:noWrap/>
            <w:hideMark/>
          </w:tcPr>
          <w:p w14:paraId="5ED15CCC"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numeric</w:t>
            </w:r>
          </w:p>
        </w:tc>
      </w:tr>
      <w:tr w:rsidR="008F509F" w:rsidRPr="00237D9B" w14:paraId="69D5AB1B"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15AD19DB" w14:textId="1298E630"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Dam</w:t>
            </w:r>
            <w:r w:rsidR="00694ADA">
              <w:rPr>
                <w:rFonts w:ascii="Times New Roman" w:eastAsia="Times New Roman" w:hAnsi="Times New Roman" w:cs="Times New Roman"/>
                <w:color w:val="000000"/>
                <w:sz w:val="24"/>
                <w:szCs w:val="24"/>
              </w:rPr>
              <w:t>age</w:t>
            </w:r>
          </w:p>
        </w:tc>
        <w:tc>
          <w:tcPr>
            <w:tcW w:w="4680" w:type="dxa"/>
            <w:noWrap/>
            <w:hideMark/>
          </w:tcPr>
          <w:p w14:paraId="2CC59311" w14:textId="50746DC5"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Describes if there is damage on the leaf, either due to disease or herbivory </w:t>
            </w:r>
          </w:p>
        </w:tc>
        <w:tc>
          <w:tcPr>
            <w:tcW w:w="4055" w:type="dxa"/>
            <w:noWrap/>
            <w:hideMark/>
          </w:tcPr>
          <w:p w14:paraId="32A7C8F8" w14:textId="0EC37CF5"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 damaged, ND: no damage, S: senesced between surveys</w:t>
            </w:r>
          </w:p>
        </w:tc>
      </w:tr>
      <w:tr w:rsidR="008F509F" w:rsidRPr="00237D9B" w14:paraId="146994C3"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51222EB"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Chew</w:t>
            </w:r>
          </w:p>
        </w:tc>
        <w:tc>
          <w:tcPr>
            <w:tcW w:w="4680" w:type="dxa"/>
            <w:noWrap/>
            <w:hideMark/>
          </w:tcPr>
          <w:p w14:paraId="63D271BA"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evidence of chewing</w:t>
            </w:r>
          </w:p>
        </w:tc>
        <w:tc>
          <w:tcPr>
            <w:tcW w:w="4055" w:type="dxa"/>
            <w:noWrap/>
            <w:hideMark/>
          </w:tcPr>
          <w:p w14:paraId="1B61DD0A"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7196ADF4"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17CC54C"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Scrape</w:t>
            </w:r>
          </w:p>
        </w:tc>
        <w:tc>
          <w:tcPr>
            <w:tcW w:w="4680" w:type="dxa"/>
            <w:noWrap/>
            <w:hideMark/>
          </w:tcPr>
          <w:p w14:paraId="1AA9C0E4" w14:textId="6828E149"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evidence of insect </w:t>
            </w:r>
            <w:r w:rsidR="003031CA" w:rsidRPr="00237D9B">
              <w:rPr>
                <w:rFonts w:ascii="Times New Roman" w:eastAsia="Times New Roman" w:hAnsi="Times New Roman" w:cs="Times New Roman"/>
                <w:color w:val="000000"/>
                <w:sz w:val="24"/>
                <w:szCs w:val="24"/>
              </w:rPr>
              <w:t xml:space="preserve">or mollusk </w:t>
            </w:r>
            <w:r w:rsidRPr="00237D9B">
              <w:rPr>
                <w:rFonts w:ascii="Times New Roman" w:eastAsia="Times New Roman" w:hAnsi="Times New Roman" w:cs="Times New Roman"/>
                <w:color w:val="000000"/>
                <w:sz w:val="24"/>
                <w:szCs w:val="24"/>
              </w:rPr>
              <w:t>scraping</w:t>
            </w:r>
          </w:p>
        </w:tc>
        <w:tc>
          <w:tcPr>
            <w:tcW w:w="4055" w:type="dxa"/>
            <w:noWrap/>
            <w:hideMark/>
          </w:tcPr>
          <w:p w14:paraId="7D599ADB"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0C7F2F6A"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C9C6725"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w:t>
            </w:r>
          </w:p>
        </w:tc>
        <w:tc>
          <w:tcPr>
            <w:tcW w:w="4680" w:type="dxa"/>
            <w:noWrap/>
            <w:hideMark/>
          </w:tcPr>
          <w:p w14:paraId="572DD9DF"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mechanical damage</w:t>
            </w:r>
          </w:p>
        </w:tc>
        <w:tc>
          <w:tcPr>
            <w:tcW w:w="4055" w:type="dxa"/>
            <w:noWrap/>
            <w:hideMark/>
          </w:tcPr>
          <w:p w14:paraId="150C1B47"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084EF333"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64AA6F7" w14:textId="7E50B124" w:rsidR="008F509F" w:rsidRPr="00237D9B" w:rsidRDefault="00540BE5"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anthracnose</w:t>
            </w:r>
          </w:p>
        </w:tc>
        <w:tc>
          <w:tcPr>
            <w:tcW w:w="4680" w:type="dxa"/>
            <w:noWrap/>
            <w:hideMark/>
          </w:tcPr>
          <w:p w14:paraId="78F400B5"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anthracnose symptoms, caused by </w:t>
            </w:r>
            <w:r w:rsidRPr="00514C16">
              <w:rPr>
                <w:rFonts w:ascii="Times New Roman" w:eastAsia="Times New Roman" w:hAnsi="Times New Roman" w:cs="Times New Roman"/>
                <w:i/>
                <w:iCs/>
                <w:color w:val="000000"/>
                <w:sz w:val="24"/>
                <w:szCs w:val="24"/>
              </w:rPr>
              <w:t>Colletotrichum cereale</w:t>
            </w:r>
          </w:p>
        </w:tc>
        <w:tc>
          <w:tcPr>
            <w:tcW w:w="4055" w:type="dxa"/>
            <w:noWrap/>
            <w:hideMark/>
          </w:tcPr>
          <w:p w14:paraId="43CC1BAF"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64D03FE4"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7D4B136" w14:textId="28F6A162" w:rsidR="008F509F" w:rsidRPr="00237D9B" w:rsidRDefault="00540BE5" w:rsidP="008F509F">
            <w:pPr>
              <w:rPr>
                <w:rFonts w:ascii="Times New Roman" w:eastAsia="Times New Roman" w:hAnsi="Times New Roman" w:cs="Times New Roman"/>
                <w:b w:val="0"/>
                <w:bCs w:val="0"/>
                <w:color w:val="000000"/>
                <w:sz w:val="24"/>
                <w:szCs w:val="24"/>
              </w:rPr>
            </w:pPr>
            <w:proofErr w:type="spellStart"/>
            <w:r w:rsidRPr="00237D9B">
              <w:rPr>
                <w:rFonts w:ascii="Times New Roman" w:eastAsia="Times New Roman" w:hAnsi="Times New Roman" w:cs="Times New Roman"/>
                <w:color w:val="000000"/>
                <w:sz w:val="24"/>
                <w:szCs w:val="24"/>
              </w:rPr>
              <w:t>crown_rust</w:t>
            </w:r>
            <w:proofErr w:type="spellEnd"/>
          </w:p>
        </w:tc>
        <w:tc>
          <w:tcPr>
            <w:tcW w:w="4680" w:type="dxa"/>
            <w:noWrap/>
            <w:hideMark/>
          </w:tcPr>
          <w:p w14:paraId="159F3B9D" w14:textId="2CED2619"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crown rust symptoms</w:t>
            </w:r>
            <w:r w:rsidR="00540BE5" w:rsidRPr="00237D9B">
              <w:rPr>
                <w:rFonts w:ascii="Times New Roman" w:eastAsia="Times New Roman" w:hAnsi="Times New Roman" w:cs="Times New Roman"/>
                <w:color w:val="000000"/>
                <w:sz w:val="24"/>
                <w:szCs w:val="24"/>
              </w:rPr>
              <w:t xml:space="preserve">, caused by </w:t>
            </w:r>
            <w:r w:rsidR="00540BE5" w:rsidRPr="00514C16">
              <w:rPr>
                <w:rFonts w:ascii="Times New Roman" w:eastAsia="Times New Roman" w:hAnsi="Times New Roman" w:cs="Times New Roman"/>
                <w:i/>
                <w:iCs/>
                <w:color w:val="000000"/>
                <w:sz w:val="24"/>
                <w:szCs w:val="24"/>
              </w:rPr>
              <w:t xml:space="preserve">Puccinia </w:t>
            </w:r>
            <w:proofErr w:type="spellStart"/>
            <w:r w:rsidR="00540BE5" w:rsidRPr="00514C16">
              <w:rPr>
                <w:rFonts w:ascii="Times New Roman" w:eastAsia="Times New Roman" w:hAnsi="Times New Roman" w:cs="Times New Roman"/>
                <w:i/>
                <w:iCs/>
                <w:color w:val="000000"/>
                <w:sz w:val="24"/>
                <w:szCs w:val="24"/>
              </w:rPr>
              <w:t>coronata</w:t>
            </w:r>
            <w:proofErr w:type="spellEnd"/>
            <w:r w:rsidR="00540BE5" w:rsidRPr="00514C16">
              <w:rPr>
                <w:rFonts w:ascii="Times New Roman" w:eastAsia="Times New Roman" w:hAnsi="Times New Roman" w:cs="Times New Roman"/>
                <w:i/>
                <w:iCs/>
                <w:color w:val="000000"/>
                <w:sz w:val="24"/>
                <w:szCs w:val="24"/>
              </w:rPr>
              <w:t xml:space="preserve"> </w:t>
            </w:r>
          </w:p>
        </w:tc>
        <w:tc>
          <w:tcPr>
            <w:tcW w:w="4055" w:type="dxa"/>
            <w:noWrap/>
            <w:hideMark/>
          </w:tcPr>
          <w:p w14:paraId="18BEA518"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14D3ABCE"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242FF42F" w14:textId="7A99B1C6" w:rsidR="008F509F" w:rsidRPr="00237D9B" w:rsidRDefault="00540BE5"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brown_patch</w:t>
            </w:r>
            <w:proofErr w:type="spellEnd"/>
          </w:p>
        </w:tc>
        <w:tc>
          <w:tcPr>
            <w:tcW w:w="4680" w:type="dxa"/>
            <w:noWrap/>
            <w:hideMark/>
          </w:tcPr>
          <w:p w14:paraId="5EB76732" w14:textId="726D094D"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brown patch symptoms</w:t>
            </w:r>
            <w:r w:rsidR="00540BE5" w:rsidRPr="00237D9B">
              <w:rPr>
                <w:rFonts w:ascii="Times New Roman" w:eastAsia="Times New Roman" w:hAnsi="Times New Roman" w:cs="Times New Roman"/>
                <w:color w:val="000000"/>
                <w:sz w:val="24"/>
                <w:szCs w:val="24"/>
              </w:rPr>
              <w:t xml:space="preserve">, caused by </w:t>
            </w:r>
            <w:r w:rsidR="00540BE5" w:rsidRPr="00514C16">
              <w:rPr>
                <w:rFonts w:ascii="Times New Roman" w:eastAsia="Times New Roman" w:hAnsi="Times New Roman" w:cs="Times New Roman"/>
                <w:i/>
                <w:iCs/>
                <w:color w:val="000000"/>
                <w:sz w:val="24"/>
                <w:szCs w:val="24"/>
              </w:rPr>
              <w:t xml:space="preserve">Rhizoctonia </w:t>
            </w:r>
            <w:proofErr w:type="spellStart"/>
            <w:r w:rsidR="00540BE5" w:rsidRPr="00514C16">
              <w:rPr>
                <w:rFonts w:ascii="Times New Roman" w:eastAsia="Times New Roman" w:hAnsi="Times New Roman" w:cs="Times New Roman"/>
                <w:i/>
                <w:iCs/>
                <w:color w:val="000000"/>
                <w:sz w:val="24"/>
                <w:szCs w:val="24"/>
              </w:rPr>
              <w:t>solani</w:t>
            </w:r>
            <w:proofErr w:type="spellEnd"/>
            <w:r w:rsidR="00540BE5" w:rsidRPr="00237D9B">
              <w:rPr>
                <w:rFonts w:ascii="Times New Roman" w:eastAsia="Times New Roman" w:hAnsi="Times New Roman" w:cs="Times New Roman"/>
                <w:color w:val="000000"/>
                <w:sz w:val="24"/>
                <w:szCs w:val="24"/>
              </w:rPr>
              <w:t xml:space="preserve"> </w:t>
            </w:r>
          </w:p>
        </w:tc>
        <w:tc>
          <w:tcPr>
            <w:tcW w:w="4055" w:type="dxa"/>
            <w:noWrap/>
            <w:hideMark/>
          </w:tcPr>
          <w:p w14:paraId="3CFEC4E0"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4A15C197"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1772BCEE"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Chlo</w:t>
            </w:r>
          </w:p>
        </w:tc>
        <w:tc>
          <w:tcPr>
            <w:tcW w:w="4680" w:type="dxa"/>
            <w:noWrap/>
            <w:hideMark/>
          </w:tcPr>
          <w:p w14:paraId="27C6A7B1" w14:textId="71BEE0E6"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of </w:t>
            </w:r>
            <w:r w:rsidR="00D504E5" w:rsidRPr="00237D9B">
              <w:rPr>
                <w:rFonts w:ascii="Times New Roman" w:eastAsia="Times New Roman" w:hAnsi="Times New Roman" w:cs="Times New Roman"/>
                <w:color w:val="000000"/>
                <w:sz w:val="24"/>
                <w:szCs w:val="24"/>
              </w:rPr>
              <w:t>chlorosis</w:t>
            </w:r>
            <w:r w:rsidRPr="00237D9B">
              <w:rPr>
                <w:rFonts w:ascii="Times New Roman" w:eastAsia="Times New Roman" w:hAnsi="Times New Roman" w:cs="Times New Roman"/>
                <w:color w:val="000000"/>
                <w:sz w:val="24"/>
                <w:szCs w:val="24"/>
              </w:rPr>
              <w:t xml:space="preserve"> </w:t>
            </w:r>
          </w:p>
        </w:tc>
        <w:tc>
          <w:tcPr>
            <w:tcW w:w="4055" w:type="dxa"/>
            <w:noWrap/>
            <w:hideMark/>
          </w:tcPr>
          <w:p w14:paraId="0B1BF1BE"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158E1C0D"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FB0A734"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LW</w:t>
            </w:r>
          </w:p>
        </w:tc>
        <w:tc>
          <w:tcPr>
            <w:tcW w:w="4680" w:type="dxa"/>
            <w:noWrap/>
            <w:hideMark/>
          </w:tcPr>
          <w:p w14:paraId="770B5E90" w14:textId="61BB226A"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Leaf Wetting damage,</w:t>
            </w:r>
            <w:r w:rsidR="008F4FF4">
              <w:rPr>
                <w:rFonts w:ascii="Times New Roman" w:eastAsia="Times New Roman" w:hAnsi="Times New Roman" w:cs="Times New Roman"/>
                <w:color w:val="000000"/>
                <w:sz w:val="24"/>
                <w:szCs w:val="24"/>
              </w:rPr>
              <w:t xml:space="preserve"> could be associated with fungal o</w:t>
            </w:r>
            <w:del w:id="41" w:author="Heckman, Robert - FS, UT" w:date="2024-01-16T09:55:00Z">
              <w:r w:rsidR="008F4FF4" w:rsidDel="0060109C">
                <w:rPr>
                  <w:rFonts w:ascii="Times New Roman" w:eastAsia="Times New Roman" w:hAnsi="Times New Roman" w:cs="Times New Roman"/>
                  <w:color w:val="000000"/>
                  <w:sz w:val="24"/>
                  <w:szCs w:val="24"/>
                </w:rPr>
                <w:delText>f</w:delText>
              </w:r>
            </w:del>
            <w:ins w:id="42" w:author="Heckman, Robert - FS, UT" w:date="2024-01-16T09:55:00Z">
              <w:r w:rsidR="0060109C">
                <w:rPr>
                  <w:rFonts w:ascii="Times New Roman" w:eastAsia="Times New Roman" w:hAnsi="Times New Roman" w:cs="Times New Roman"/>
                  <w:color w:val="000000"/>
                  <w:sz w:val="24"/>
                  <w:szCs w:val="24"/>
                </w:rPr>
                <w:t>r</w:t>
              </w:r>
            </w:ins>
            <w:r w:rsidR="008F4FF4">
              <w:rPr>
                <w:rFonts w:ascii="Times New Roman" w:eastAsia="Times New Roman" w:hAnsi="Times New Roman" w:cs="Times New Roman"/>
                <w:color w:val="000000"/>
                <w:sz w:val="24"/>
                <w:szCs w:val="24"/>
              </w:rPr>
              <w:t xml:space="preserve"> bacterial infections</w:t>
            </w:r>
          </w:p>
        </w:tc>
        <w:tc>
          <w:tcPr>
            <w:tcW w:w="4055" w:type="dxa"/>
            <w:noWrap/>
            <w:hideMark/>
          </w:tcPr>
          <w:p w14:paraId="0A37B101"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1EE96018"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7D6EA67"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Smut</w:t>
            </w:r>
          </w:p>
        </w:tc>
        <w:tc>
          <w:tcPr>
            <w:tcW w:w="4680" w:type="dxa"/>
            <w:noWrap/>
            <w:hideMark/>
          </w:tcPr>
          <w:p w14:paraId="5AEB366D"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Stripe Smut fungus</w:t>
            </w:r>
          </w:p>
        </w:tc>
        <w:tc>
          <w:tcPr>
            <w:tcW w:w="4055" w:type="dxa"/>
            <w:noWrap/>
            <w:hideMark/>
          </w:tcPr>
          <w:p w14:paraId="0C93D89B"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42B7369F"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7A182B84"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GLS</w:t>
            </w:r>
          </w:p>
        </w:tc>
        <w:tc>
          <w:tcPr>
            <w:tcW w:w="4680" w:type="dxa"/>
            <w:noWrap/>
            <w:hideMark/>
          </w:tcPr>
          <w:p w14:paraId="0C4A6D01"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grey leaf spot symptoms</w:t>
            </w:r>
          </w:p>
        </w:tc>
        <w:tc>
          <w:tcPr>
            <w:tcW w:w="4055" w:type="dxa"/>
            <w:noWrap/>
            <w:hideMark/>
          </w:tcPr>
          <w:p w14:paraId="1E447131"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13686A1C"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9B75917" w14:textId="77777777" w:rsidR="008F509F" w:rsidRPr="00237D9B" w:rsidRDefault="008F509F"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Scler</w:t>
            </w:r>
            <w:proofErr w:type="spellEnd"/>
          </w:p>
        </w:tc>
        <w:tc>
          <w:tcPr>
            <w:tcW w:w="4680" w:type="dxa"/>
            <w:noWrap/>
            <w:hideMark/>
          </w:tcPr>
          <w:p w14:paraId="59E18D56"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sclerotinia symptoms</w:t>
            </w:r>
          </w:p>
        </w:tc>
        <w:tc>
          <w:tcPr>
            <w:tcW w:w="4055" w:type="dxa"/>
            <w:noWrap/>
            <w:hideMark/>
          </w:tcPr>
          <w:p w14:paraId="3CF80F1C"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74537D32"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27BB6BD8" w14:textId="77777777" w:rsidR="008F509F" w:rsidRPr="00237D9B" w:rsidRDefault="008F509F"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RRust</w:t>
            </w:r>
            <w:proofErr w:type="spellEnd"/>
          </w:p>
        </w:tc>
        <w:tc>
          <w:tcPr>
            <w:tcW w:w="4680" w:type="dxa"/>
            <w:noWrap/>
            <w:hideMark/>
          </w:tcPr>
          <w:p w14:paraId="5C2515BC" w14:textId="572737A8" w:rsidR="008F509F" w:rsidRPr="00237D9B" w:rsidRDefault="001F6302"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red rust symptoms</w:t>
            </w:r>
            <w:r>
              <w:rPr>
                <w:rFonts w:ascii="Times New Roman" w:eastAsia="Times New Roman" w:hAnsi="Times New Roman" w:cs="Times New Roman"/>
                <w:color w:val="000000"/>
                <w:sz w:val="24"/>
                <w:szCs w:val="24"/>
              </w:rPr>
              <w:t xml:space="preserve">, caused by </w:t>
            </w:r>
            <w:r w:rsidRPr="001F6302">
              <w:rPr>
                <w:rFonts w:ascii="Times New Roman" w:eastAsia="Times New Roman" w:hAnsi="Times New Roman" w:cs="Times New Roman"/>
                <w:i/>
                <w:iCs/>
                <w:color w:val="000000"/>
                <w:sz w:val="24"/>
                <w:szCs w:val="24"/>
              </w:rPr>
              <w:t xml:space="preserve">Puccinia </w:t>
            </w:r>
            <w:proofErr w:type="spellStart"/>
            <w:r w:rsidRPr="001F6302">
              <w:rPr>
                <w:rFonts w:ascii="Times New Roman" w:eastAsia="Times New Roman" w:hAnsi="Times New Roman" w:cs="Times New Roman"/>
                <w:i/>
                <w:iCs/>
                <w:color w:val="000000"/>
                <w:sz w:val="24"/>
                <w:szCs w:val="24"/>
              </w:rPr>
              <w:t>graminis</w:t>
            </w:r>
            <w:proofErr w:type="spellEnd"/>
          </w:p>
        </w:tc>
        <w:tc>
          <w:tcPr>
            <w:tcW w:w="4055" w:type="dxa"/>
            <w:noWrap/>
            <w:hideMark/>
          </w:tcPr>
          <w:p w14:paraId="15BFA617"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3400259C"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1F6D3E3"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OS</w:t>
            </w:r>
          </w:p>
        </w:tc>
        <w:tc>
          <w:tcPr>
            <w:tcW w:w="4680" w:type="dxa"/>
            <w:noWrap/>
            <w:hideMark/>
          </w:tcPr>
          <w:p w14:paraId="352B7485" w14:textId="139E4300"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Orange Spot damage. An orange spot/lesion that was differentiated from Chlorosis and </w:t>
            </w:r>
            <w:r w:rsidR="004028D2" w:rsidRPr="00237D9B">
              <w:rPr>
                <w:rFonts w:ascii="Times New Roman" w:eastAsia="Times New Roman" w:hAnsi="Times New Roman" w:cs="Times New Roman"/>
                <w:color w:val="000000"/>
                <w:sz w:val="24"/>
                <w:szCs w:val="24"/>
              </w:rPr>
              <w:t>anthracnose.</w:t>
            </w:r>
            <w:r w:rsidRPr="00237D9B">
              <w:rPr>
                <w:rFonts w:ascii="Times New Roman" w:eastAsia="Times New Roman" w:hAnsi="Times New Roman" w:cs="Times New Roman"/>
                <w:color w:val="000000"/>
                <w:sz w:val="24"/>
                <w:szCs w:val="24"/>
              </w:rPr>
              <w:t xml:space="preserve"> Identified separately until the Plant Disease and Insect Clinic at NCSU clarified that it was not caused by a pathogen and is most likely some type of chlorosis from stress or leaf </w:t>
            </w:r>
            <w:r w:rsidR="00D504E5" w:rsidRPr="00237D9B">
              <w:rPr>
                <w:rFonts w:ascii="Times New Roman" w:eastAsia="Times New Roman" w:hAnsi="Times New Roman" w:cs="Times New Roman"/>
                <w:color w:val="000000"/>
                <w:sz w:val="24"/>
                <w:szCs w:val="24"/>
              </w:rPr>
              <w:t>senescence</w:t>
            </w:r>
            <w:r w:rsidRPr="00237D9B">
              <w:rPr>
                <w:rFonts w:ascii="Times New Roman" w:eastAsia="Times New Roman" w:hAnsi="Times New Roman" w:cs="Times New Roman"/>
                <w:color w:val="000000"/>
                <w:sz w:val="24"/>
                <w:szCs w:val="24"/>
              </w:rPr>
              <w:t>.</w:t>
            </w:r>
          </w:p>
        </w:tc>
        <w:tc>
          <w:tcPr>
            <w:tcW w:w="4055" w:type="dxa"/>
            <w:noWrap/>
            <w:hideMark/>
          </w:tcPr>
          <w:p w14:paraId="5F21EFFA"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70C04A43"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4AF98B5"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TML</w:t>
            </w:r>
          </w:p>
        </w:tc>
        <w:tc>
          <w:tcPr>
            <w:tcW w:w="4680" w:type="dxa"/>
            <w:noWrap/>
            <w:hideMark/>
          </w:tcPr>
          <w:p w14:paraId="5F8212B9" w14:textId="18DF5656"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Tiny Mystery Lesion. Usually appeared on only one side of a leaf, could occasionally look like an extremely tiny GLS lesion. Has not been formally identified. Also, due to the extremely small size of the symptom, it is probably not identified consistently across observers. JL seemed to be much more likely to ID it.</w:t>
            </w:r>
          </w:p>
        </w:tc>
        <w:tc>
          <w:tcPr>
            <w:tcW w:w="4055" w:type="dxa"/>
            <w:noWrap/>
            <w:hideMark/>
          </w:tcPr>
          <w:p w14:paraId="1C151B2D"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16682075" w14:textId="77777777" w:rsidTr="00041B3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1BEDE008" w14:textId="77777777" w:rsidR="008F509F" w:rsidRPr="00237D9B" w:rsidRDefault="008F509F" w:rsidP="008F509F">
            <w:pPr>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w:t>
            </w:r>
            <w:proofErr w:type="spellStart"/>
            <w:r w:rsidRPr="00237D9B">
              <w:rPr>
                <w:rFonts w:ascii="Times New Roman" w:eastAsia="Times New Roman" w:hAnsi="Times New Roman" w:cs="Times New Roman"/>
                <w:color w:val="000000"/>
                <w:sz w:val="24"/>
                <w:szCs w:val="24"/>
              </w:rPr>
              <w:t>cide</w:t>
            </w:r>
            <w:proofErr w:type="spellEnd"/>
          </w:p>
        </w:tc>
        <w:tc>
          <w:tcPr>
            <w:tcW w:w="4680" w:type="dxa"/>
            <w:noWrap/>
            <w:hideMark/>
          </w:tcPr>
          <w:p w14:paraId="0FB857C5"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Pesticide residue present on leaves</w:t>
            </w:r>
          </w:p>
        </w:tc>
        <w:tc>
          <w:tcPr>
            <w:tcW w:w="4055" w:type="dxa"/>
            <w:noWrap/>
            <w:hideMark/>
          </w:tcPr>
          <w:p w14:paraId="2E0BD145" w14:textId="77777777" w:rsidR="008F509F" w:rsidRPr="00237D9B" w:rsidRDefault="008F509F" w:rsidP="008F50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 xml:space="preserve">presence (1) or absence (0) </w:t>
            </w:r>
          </w:p>
        </w:tc>
      </w:tr>
      <w:tr w:rsidR="008F509F" w:rsidRPr="00237D9B" w14:paraId="683E1501" w14:textId="77777777" w:rsidTr="00041B3D">
        <w:trPr>
          <w:trHeight w:val="315"/>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1264104" w14:textId="77777777" w:rsidR="008F509F" w:rsidRPr="00237D9B" w:rsidRDefault="008F509F" w:rsidP="008F509F">
            <w:pPr>
              <w:rPr>
                <w:rFonts w:ascii="Times New Roman" w:eastAsia="Times New Roman" w:hAnsi="Times New Roman" w:cs="Times New Roman"/>
                <w:color w:val="000000"/>
                <w:sz w:val="24"/>
                <w:szCs w:val="24"/>
              </w:rPr>
            </w:pPr>
            <w:proofErr w:type="spellStart"/>
            <w:r w:rsidRPr="00237D9B">
              <w:rPr>
                <w:rFonts w:ascii="Times New Roman" w:eastAsia="Times New Roman" w:hAnsi="Times New Roman" w:cs="Times New Roman"/>
                <w:color w:val="000000"/>
                <w:sz w:val="24"/>
                <w:szCs w:val="24"/>
              </w:rPr>
              <w:t>Survey.Date</w:t>
            </w:r>
            <w:proofErr w:type="spellEnd"/>
          </w:p>
        </w:tc>
        <w:tc>
          <w:tcPr>
            <w:tcW w:w="4680" w:type="dxa"/>
            <w:noWrap/>
            <w:hideMark/>
          </w:tcPr>
          <w:p w14:paraId="3398E968"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date of survey</w:t>
            </w:r>
          </w:p>
        </w:tc>
        <w:tc>
          <w:tcPr>
            <w:tcW w:w="4055" w:type="dxa"/>
            <w:noWrap/>
            <w:hideMark/>
          </w:tcPr>
          <w:p w14:paraId="0C3F020B" w14:textId="77777777" w:rsidR="008F509F" w:rsidRPr="00237D9B" w:rsidRDefault="008F509F" w:rsidP="008F50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237D9B">
              <w:rPr>
                <w:rFonts w:ascii="Times New Roman" w:eastAsia="Times New Roman" w:hAnsi="Times New Roman" w:cs="Times New Roman"/>
                <w:color w:val="000000"/>
                <w:sz w:val="24"/>
                <w:szCs w:val="24"/>
              </w:rPr>
              <w:t>month-date-year</w:t>
            </w:r>
          </w:p>
        </w:tc>
      </w:tr>
    </w:tbl>
    <w:p w14:paraId="02738124" w14:textId="77777777" w:rsidR="008F509F" w:rsidRPr="00237D9B" w:rsidRDefault="008F509F" w:rsidP="00317B29">
      <w:pPr>
        <w:spacing w:line="480" w:lineRule="auto"/>
        <w:rPr>
          <w:rFonts w:ascii="Times New Roman" w:eastAsiaTheme="minorEastAsia" w:hAnsi="Times New Roman" w:cs="Times New Roman"/>
          <w:sz w:val="24"/>
          <w:szCs w:val="24"/>
        </w:rPr>
      </w:pPr>
    </w:p>
    <w:p w14:paraId="787A3564" w14:textId="1CC9648E" w:rsidR="24200D5C" w:rsidRPr="00FE2774" w:rsidRDefault="00FE2774" w:rsidP="00FE2774">
      <w:pPr>
        <w:spacing w:line="480" w:lineRule="auto"/>
        <w:ind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lastRenderedPageBreak/>
        <w:t>IV.B</w:t>
      </w:r>
      <w:r>
        <w:rPr>
          <w:rFonts w:ascii="Times New Roman" w:eastAsia="Calibri" w:hAnsi="Times New Roman" w:cs="Times New Roman"/>
          <w:b/>
          <w:bCs/>
          <w:sz w:val="24"/>
          <w:szCs w:val="24"/>
        </w:rPr>
        <w:t xml:space="preserve">.1 </w:t>
      </w:r>
      <w:r w:rsidR="24200D5C" w:rsidRPr="00FE2774">
        <w:rPr>
          <w:rFonts w:ascii="Times New Roman" w:eastAsia="Calibri" w:hAnsi="Times New Roman" w:cs="Times New Roman"/>
          <w:sz w:val="24"/>
          <w:szCs w:val="24"/>
        </w:rPr>
        <w:t xml:space="preserve">Variable identity: </w:t>
      </w:r>
      <w:r w:rsidR="00FE7C52" w:rsidRPr="00FE2774">
        <w:rPr>
          <w:rFonts w:ascii="Times New Roman" w:eastAsia="Calibri" w:hAnsi="Times New Roman" w:cs="Times New Roman"/>
          <w:sz w:val="24"/>
          <w:szCs w:val="24"/>
        </w:rPr>
        <w:t>see tables 2-X</w:t>
      </w:r>
    </w:p>
    <w:p w14:paraId="7E0D8D44" w14:textId="6D03A19F" w:rsidR="24200D5C" w:rsidRPr="00FE2774" w:rsidRDefault="00FE2774" w:rsidP="00FE2774">
      <w:pPr>
        <w:spacing w:line="480" w:lineRule="auto"/>
        <w:ind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 xml:space="preserve">.2 </w:t>
      </w:r>
      <w:r w:rsidR="24200D5C" w:rsidRPr="00FE2774">
        <w:rPr>
          <w:rFonts w:ascii="Times New Roman" w:eastAsia="Calibri" w:hAnsi="Times New Roman" w:cs="Times New Roman"/>
          <w:sz w:val="24"/>
          <w:szCs w:val="24"/>
        </w:rPr>
        <w:t xml:space="preserve">Variable definition: </w:t>
      </w:r>
      <w:r w:rsidR="00FE7C52" w:rsidRPr="00FE2774">
        <w:rPr>
          <w:rFonts w:ascii="Times New Roman" w:eastAsia="Calibri" w:hAnsi="Times New Roman" w:cs="Times New Roman"/>
          <w:sz w:val="24"/>
          <w:szCs w:val="24"/>
        </w:rPr>
        <w:t>see tables 2-X</w:t>
      </w:r>
    </w:p>
    <w:p w14:paraId="34A24DDC" w14:textId="3DD276AF" w:rsidR="24200D5C" w:rsidRPr="00FE2774" w:rsidRDefault="00FE2774" w:rsidP="00FE2774">
      <w:pPr>
        <w:spacing w:line="480" w:lineRule="auto"/>
        <w:ind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 xml:space="preserve">.3 </w:t>
      </w:r>
      <w:r w:rsidR="24200D5C" w:rsidRPr="00FE2774">
        <w:rPr>
          <w:rFonts w:ascii="Times New Roman" w:eastAsia="Calibri" w:hAnsi="Times New Roman" w:cs="Times New Roman"/>
          <w:sz w:val="24"/>
          <w:szCs w:val="24"/>
        </w:rPr>
        <w:t xml:space="preserve">Units of measurement: </w:t>
      </w:r>
      <w:r w:rsidR="00FE7C52" w:rsidRPr="00FE2774">
        <w:rPr>
          <w:rFonts w:ascii="Times New Roman" w:eastAsia="Calibri" w:hAnsi="Times New Roman" w:cs="Times New Roman"/>
          <w:sz w:val="24"/>
          <w:szCs w:val="24"/>
        </w:rPr>
        <w:t>see tables 2-X</w:t>
      </w:r>
    </w:p>
    <w:p w14:paraId="43FA9F3C" w14:textId="44FB0620" w:rsidR="24200D5C" w:rsidRPr="00FE2774" w:rsidRDefault="00FE2774" w:rsidP="00FE2774">
      <w:pPr>
        <w:spacing w:line="480" w:lineRule="auto"/>
        <w:ind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 xml:space="preserve">.4 </w:t>
      </w:r>
      <w:r w:rsidR="24200D5C" w:rsidRPr="00FE2774">
        <w:rPr>
          <w:rFonts w:ascii="Times New Roman" w:eastAsia="Calibri" w:hAnsi="Times New Roman" w:cs="Times New Roman"/>
          <w:sz w:val="24"/>
          <w:szCs w:val="24"/>
        </w:rPr>
        <w:t>Data type</w:t>
      </w:r>
    </w:p>
    <w:p w14:paraId="2BC0EC92" w14:textId="37DBB684" w:rsidR="24200D5C" w:rsidRPr="00FE2774" w:rsidRDefault="00FE2774" w:rsidP="00FE2774">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 xml:space="preserve">.4.a </w:t>
      </w:r>
      <w:r w:rsidR="24200D5C" w:rsidRPr="00FE2774">
        <w:rPr>
          <w:rFonts w:ascii="Times New Roman" w:eastAsia="Calibri" w:hAnsi="Times New Roman" w:cs="Times New Roman"/>
          <w:sz w:val="24"/>
          <w:szCs w:val="24"/>
        </w:rPr>
        <w:t xml:space="preserve">Storage type: </w:t>
      </w:r>
      <w:r w:rsidR="0062724F" w:rsidRPr="00FE2774">
        <w:rPr>
          <w:rFonts w:ascii="Times New Roman" w:eastAsia="Calibri" w:hAnsi="Times New Roman" w:cs="Times New Roman"/>
          <w:sz w:val="24"/>
          <w:szCs w:val="24"/>
        </w:rPr>
        <w:t xml:space="preserve">Mixed. </w:t>
      </w:r>
    </w:p>
    <w:p w14:paraId="4565FF2F" w14:textId="54873874" w:rsidR="24200D5C" w:rsidRPr="00FE2774" w:rsidRDefault="00FE2774" w:rsidP="00FE2774">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w:t>
      </w:r>
      <w:r w:rsidR="00C625AE">
        <w:rPr>
          <w:rFonts w:ascii="Times New Roman" w:eastAsia="Calibri" w:hAnsi="Times New Roman" w:cs="Times New Roman"/>
          <w:b/>
          <w:bCs/>
          <w:sz w:val="24"/>
          <w:szCs w:val="24"/>
        </w:rPr>
        <w:t>4.</w:t>
      </w:r>
      <w:r>
        <w:rPr>
          <w:rFonts w:ascii="Times New Roman" w:eastAsia="Calibri" w:hAnsi="Times New Roman" w:cs="Times New Roman"/>
          <w:b/>
          <w:bCs/>
          <w:sz w:val="24"/>
          <w:szCs w:val="24"/>
        </w:rPr>
        <w:t>b</w:t>
      </w:r>
      <w:r w:rsidR="00C625AE">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 </w:t>
      </w:r>
      <w:r w:rsidR="24200D5C" w:rsidRPr="00FE2774">
        <w:rPr>
          <w:rFonts w:ascii="Times New Roman" w:eastAsia="Calibri" w:hAnsi="Times New Roman" w:cs="Times New Roman"/>
          <w:sz w:val="24"/>
          <w:szCs w:val="24"/>
        </w:rPr>
        <w:t xml:space="preserve">List and definition of variable codes: </w:t>
      </w:r>
      <w:r>
        <w:rPr>
          <w:rFonts w:ascii="Times New Roman" w:eastAsia="Calibri" w:hAnsi="Times New Roman" w:cs="Times New Roman"/>
          <w:sz w:val="24"/>
          <w:szCs w:val="24"/>
        </w:rPr>
        <w:t>See table 1</w:t>
      </w:r>
    </w:p>
    <w:p w14:paraId="7D0F338E" w14:textId="26215270" w:rsidR="24200D5C" w:rsidRPr="00FE2774" w:rsidRDefault="00FE2774" w:rsidP="00FE2774">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w:t>
      </w:r>
      <w:r w:rsidR="00C625AE">
        <w:rPr>
          <w:rFonts w:ascii="Times New Roman" w:eastAsia="Calibri" w:hAnsi="Times New Roman" w:cs="Times New Roman"/>
          <w:b/>
          <w:bCs/>
          <w:sz w:val="24"/>
          <w:szCs w:val="24"/>
        </w:rPr>
        <w:t>4.</w:t>
      </w:r>
      <w:r>
        <w:rPr>
          <w:rFonts w:ascii="Times New Roman" w:eastAsia="Calibri" w:hAnsi="Times New Roman" w:cs="Times New Roman"/>
          <w:b/>
          <w:bCs/>
          <w:sz w:val="24"/>
          <w:szCs w:val="24"/>
        </w:rPr>
        <w:t>c</w:t>
      </w:r>
      <w:r w:rsidR="00C625AE">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 </w:t>
      </w:r>
      <w:r w:rsidR="24200D5C" w:rsidRPr="00FE2774">
        <w:rPr>
          <w:rFonts w:ascii="Times New Roman" w:eastAsia="Calibri" w:hAnsi="Times New Roman" w:cs="Times New Roman"/>
          <w:sz w:val="24"/>
          <w:szCs w:val="24"/>
        </w:rPr>
        <w:t>Range for numeric values: Minimum, maximum</w:t>
      </w:r>
    </w:p>
    <w:p w14:paraId="67E6A16C" w14:textId="4419F3F6" w:rsidR="24200D5C" w:rsidRPr="00FE2774" w:rsidRDefault="00FE2774" w:rsidP="00FE2774">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w:t>
      </w:r>
      <w:r w:rsidR="00C625AE">
        <w:rPr>
          <w:rFonts w:ascii="Times New Roman" w:eastAsia="Calibri" w:hAnsi="Times New Roman" w:cs="Times New Roman"/>
          <w:b/>
          <w:bCs/>
          <w:sz w:val="24"/>
          <w:szCs w:val="24"/>
        </w:rPr>
        <w:t>4.</w:t>
      </w:r>
      <w:r>
        <w:rPr>
          <w:rFonts w:ascii="Times New Roman" w:eastAsia="Calibri" w:hAnsi="Times New Roman" w:cs="Times New Roman"/>
          <w:b/>
          <w:bCs/>
          <w:sz w:val="24"/>
          <w:szCs w:val="24"/>
        </w:rPr>
        <w:t>d</w:t>
      </w:r>
      <w:r w:rsidR="00C625AE">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 </w:t>
      </w:r>
      <w:r w:rsidR="24200D5C" w:rsidRPr="00FE2774">
        <w:rPr>
          <w:rFonts w:ascii="Times New Roman" w:eastAsia="Calibri" w:hAnsi="Times New Roman" w:cs="Times New Roman"/>
          <w:sz w:val="24"/>
          <w:szCs w:val="24"/>
        </w:rPr>
        <w:t xml:space="preserve">Missing value codes: </w:t>
      </w:r>
      <w:r w:rsidR="0062724F" w:rsidRPr="00FE2774">
        <w:rPr>
          <w:rFonts w:ascii="Times New Roman" w:eastAsia="Calibri" w:hAnsi="Times New Roman" w:cs="Times New Roman"/>
          <w:sz w:val="24"/>
          <w:szCs w:val="24"/>
        </w:rPr>
        <w:t>NA indicates missing data</w:t>
      </w:r>
    </w:p>
    <w:p w14:paraId="46331858" w14:textId="674728EC" w:rsidR="24200D5C" w:rsidRPr="00FE2774" w:rsidRDefault="00FE2774" w:rsidP="00FE2774">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IV.B</w:t>
      </w:r>
      <w:r>
        <w:rPr>
          <w:rFonts w:ascii="Times New Roman" w:eastAsia="Calibri" w:hAnsi="Times New Roman" w:cs="Times New Roman"/>
          <w:b/>
          <w:bCs/>
          <w:sz w:val="24"/>
          <w:szCs w:val="24"/>
        </w:rPr>
        <w:t>.</w:t>
      </w:r>
      <w:r w:rsidR="00C625AE">
        <w:rPr>
          <w:rFonts w:ascii="Times New Roman" w:eastAsia="Calibri" w:hAnsi="Times New Roman" w:cs="Times New Roman"/>
          <w:b/>
          <w:bCs/>
          <w:sz w:val="24"/>
          <w:szCs w:val="24"/>
        </w:rPr>
        <w:t>4.</w:t>
      </w:r>
      <w:r>
        <w:rPr>
          <w:rFonts w:ascii="Times New Roman" w:eastAsia="Calibri" w:hAnsi="Times New Roman" w:cs="Times New Roman"/>
          <w:b/>
          <w:bCs/>
          <w:sz w:val="24"/>
          <w:szCs w:val="24"/>
        </w:rPr>
        <w:t>e</w:t>
      </w:r>
      <w:r w:rsidR="00C625AE">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 </w:t>
      </w:r>
      <w:r w:rsidR="24200D5C" w:rsidRPr="00FE2774">
        <w:rPr>
          <w:rFonts w:ascii="Times New Roman" w:eastAsia="Calibri" w:hAnsi="Times New Roman" w:cs="Times New Roman"/>
          <w:sz w:val="24"/>
          <w:szCs w:val="24"/>
        </w:rPr>
        <w:t xml:space="preserve">Precision: </w:t>
      </w:r>
      <w:r w:rsidR="0062724F" w:rsidRPr="00FE2774">
        <w:rPr>
          <w:rFonts w:ascii="Times New Roman" w:eastAsia="Calibri" w:hAnsi="Times New Roman" w:cs="Times New Roman"/>
          <w:sz w:val="24"/>
          <w:szCs w:val="24"/>
        </w:rPr>
        <w:t xml:space="preserve">Not relevant to datasets </w:t>
      </w:r>
    </w:p>
    <w:p w14:paraId="6EF10B00" w14:textId="315CFA8D" w:rsidR="24200D5C" w:rsidRPr="00471BE9" w:rsidRDefault="00471BE9" w:rsidP="00471BE9">
      <w:pPr>
        <w:spacing w:line="480" w:lineRule="auto"/>
        <w:ind w:firstLine="720"/>
        <w:rPr>
          <w:rFonts w:ascii="Times New Roman" w:eastAsiaTheme="minorEastAsia" w:hAnsi="Times New Roman" w:cs="Times New Roman"/>
          <w:b/>
          <w:bCs/>
          <w:sz w:val="24"/>
          <w:szCs w:val="24"/>
        </w:rPr>
      </w:pPr>
      <w:r w:rsidRPr="00DA05E7">
        <w:rPr>
          <w:rFonts w:ascii="Times New Roman" w:eastAsia="Calibri" w:hAnsi="Times New Roman" w:cs="Times New Roman"/>
          <w:b/>
          <w:bCs/>
          <w:sz w:val="24"/>
          <w:szCs w:val="24"/>
        </w:rPr>
        <w:t>IV.</w:t>
      </w:r>
      <w:r w:rsidR="00CF2B68">
        <w:rPr>
          <w:rFonts w:ascii="Times New Roman" w:eastAsia="Calibri" w:hAnsi="Times New Roman" w:cs="Times New Roman"/>
          <w:b/>
          <w:bCs/>
          <w:sz w:val="24"/>
          <w:szCs w:val="24"/>
        </w:rPr>
        <w:t>B</w:t>
      </w:r>
      <w:r>
        <w:rPr>
          <w:rFonts w:ascii="Times New Roman" w:eastAsia="Calibri" w:hAnsi="Times New Roman" w:cs="Times New Roman"/>
          <w:b/>
          <w:bCs/>
          <w:sz w:val="24"/>
          <w:szCs w:val="24"/>
        </w:rPr>
        <w:t xml:space="preserve">.5 </w:t>
      </w:r>
      <w:r w:rsidR="24200D5C" w:rsidRPr="00471BE9">
        <w:rPr>
          <w:rFonts w:ascii="Times New Roman" w:eastAsia="Calibri" w:hAnsi="Times New Roman" w:cs="Times New Roman"/>
          <w:b/>
          <w:bCs/>
          <w:sz w:val="24"/>
          <w:szCs w:val="24"/>
        </w:rPr>
        <w:t>Data format</w:t>
      </w:r>
    </w:p>
    <w:p w14:paraId="4811F7F2" w14:textId="48E55566" w:rsidR="24200D5C" w:rsidRPr="00471BE9" w:rsidRDefault="00471BE9" w:rsidP="00471BE9">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w:t>
      </w:r>
      <w:r w:rsidR="00CF2B68">
        <w:rPr>
          <w:rFonts w:ascii="Times New Roman" w:eastAsia="Calibri" w:hAnsi="Times New Roman" w:cs="Times New Roman"/>
          <w:b/>
          <w:bCs/>
          <w:sz w:val="24"/>
          <w:szCs w:val="24"/>
        </w:rPr>
        <w:t>B</w:t>
      </w:r>
      <w:r>
        <w:rPr>
          <w:rFonts w:ascii="Times New Roman" w:eastAsia="Calibri" w:hAnsi="Times New Roman" w:cs="Times New Roman"/>
          <w:b/>
          <w:bCs/>
          <w:sz w:val="24"/>
          <w:szCs w:val="24"/>
        </w:rPr>
        <w:t xml:space="preserve">.5.a </w:t>
      </w:r>
      <w:r w:rsidR="24200D5C" w:rsidRPr="00471BE9">
        <w:rPr>
          <w:rFonts w:ascii="Times New Roman" w:eastAsia="Calibri" w:hAnsi="Times New Roman" w:cs="Times New Roman"/>
          <w:sz w:val="24"/>
          <w:szCs w:val="24"/>
        </w:rPr>
        <w:t>Fixed, variable length</w:t>
      </w:r>
    </w:p>
    <w:p w14:paraId="60D1FE73" w14:textId="49B9AA2F" w:rsidR="24200D5C" w:rsidRPr="00471BE9" w:rsidRDefault="00471BE9" w:rsidP="00471BE9">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w:t>
      </w:r>
      <w:r w:rsidR="00CF2B68">
        <w:rPr>
          <w:rFonts w:ascii="Times New Roman" w:eastAsia="Calibri" w:hAnsi="Times New Roman" w:cs="Times New Roman"/>
          <w:b/>
          <w:bCs/>
          <w:sz w:val="24"/>
          <w:szCs w:val="24"/>
        </w:rPr>
        <w:t>B</w:t>
      </w:r>
      <w:r>
        <w:rPr>
          <w:rFonts w:ascii="Times New Roman" w:eastAsia="Calibri" w:hAnsi="Times New Roman" w:cs="Times New Roman"/>
          <w:b/>
          <w:bCs/>
          <w:sz w:val="24"/>
          <w:szCs w:val="24"/>
        </w:rPr>
        <w:t xml:space="preserve">.5.b </w:t>
      </w:r>
      <w:r w:rsidR="24200D5C" w:rsidRPr="00471BE9">
        <w:rPr>
          <w:rFonts w:ascii="Times New Roman" w:eastAsia="Calibri" w:hAnsi="Times New Roman" w:cs="Times New Roman"/>
          <w:sz w:val="24"/>
          <w:szCs w:val="24"/>
        </w:rPr>
        <w:t>Columns: Start column, end column</w:t>
      </w:r>
    </w:p>
    <w:p w14:paraId="031952DC" w14:textId="0C661F59" w:rsidR="24200D5C" w:rsidRPr="00471BE9" w:rsidRDefault="00471BE9" w:rsidP="00471BE9">
      <w:pPr>
        <w:spacing w:line="480" w:lineRule="auto"/>
        <w:ind w:left="720" w:firstLine="720"/>
        <w:rPr>
          <w:rFonts w:ascii="Times New Roman" w:eastAsiaTheme="minorEastAsia" w:hAnsi="Times New Roman" w:cs="Times New Roman"/>
          <w:sz w:val="24"/>
          <w:szCs w:val="24"/>
        </w:rPr>
      </w:pPr>
      <w:r w:rsidRPr="00DA05E7">
        <w:rPr>
          <w:rFonts w:ascii="Times New Roman" w:eastAsia="Calibri" w:hAnsi="Times New Roman" w:cs="Times New Roman"/>
          <w:b/>
          <w:bCs/>
          <w:sz w:val="24"/>
          <w:szCs w:val="24"/>
        </w:rPr>
        <w:t>IV.</w:t>
      </w:r>
      <w:r w:rsidR="00CF2B68">
        <w:rPr>
          <w:rFonts w:ascii="Times New Roman" w:eastAsia="Calibri" w:hAnsi="Times New Roman" w:cs="Times New Roman"/>
          <w:b/>
          <w:bCs/>
          <w:sz w:val="24"/>
          <w:szCs w:val="24"/>
        </w:rPr>
        <w:t>B</w:t>
      </w:r>
      <w:r>
        <w:rPr>
          <w:rFonts w:ascii="Times New Roman" w:eastAsia="Calibri" w:hAnsi="Times New Roman" w:cs="Times New Roman"/>
          <w:b/>
          <w:bCs/>
          <w:sz w:val="24"/>
          <w:szCs w:val="24"/>
        </w:rPr>
        <w:t xml:space="preserve">.5.c </w:t>
      </w:r>
      <w:r w:rsidR="24200D5C" w:rsidRPr="00471BE9">
        <w:rPr>
          <w:rFonts w:ascii="Times New Roman" w:eastAsia="Calibri" w:hAnsi="Times New Roman" w:cs="Times New Roman"/>
          <w:sz w:val="24"/>
          <w:szCs w:val="24"/>
        </w:rPr>
        <w:t>Optional number of decimal places</w:t>
      </w:r>
    </w:p>
    <w:p w14:paraId="71A424CC" w14:textId="0A847008" w:rsidR="24200D5C" w:rsidRPr="00CF2B68" w:rsidRDefault="00CF2B68" w:rsidP="00CF2B68">
      <w:pPr>
        <w:spacing w:line="480" w:lineRule="auto"/>
        <w:rPr>
          <w:rFonts w:ascii="Times New Roman" w:eastAsiaTheme="minorEastAsia" w:hAnsi="Times New Roman" w:cs="Times New Roman"/>
          <w:sz w:val="24"/>
          <w:szCs w:val="24"/>
        </w:rPr>
      </w:pPr>
      <w:r w:rsidRPr="00CF2B68">
        <w:rPr>
          <w:rFonts w:ascii="Times New Roman" w:eastAsia="Calibri" w:hAnsi="Times New Roman" w:cs="Times New Roman"/>
          <w:b/>
          <w:bCs/>
          <w:sz w:val="24"/>
          <w:szCs w:val="24"/>
        </w:rPr>
        <w:t xml:space="preserve">IV.C. </w:t>
      </w:r>
      <w:r w:rsidR="24200D5C" w:rsidRPr="00CF2B68">
        <w:rPr>
          <w:rFonts w:ascii="Times New Roman" w:eastAsia="Calibri" w:hAnsi="Times New Roman" w:cs="Times New Roman"/>
          <w:b/>
          <w:bCs/>
          <w:sz w:val="24"/>
          <w:szCs w:val="24"/>
        </w:rPr>
        <w:t xml:space="preserve">Data anomalies: </w:t>
      </w:r>
      <w:r w:rsidR="00091E2C">
        <w:rPr>
          <w:rFonts w:ascii="Times New Roman" w:eastAsia="Calibri" w:hAnsi="Times New Roman" w:cs="Times New Roman"/>
          <w:sz w:val="24"/>
          <w:szCs w:val="24"/>
        </w:rPr>
        <w:t>NA</w:t>
      </w:r>
    </w:p>
    <w:p w14:paraId="332F373B" w14:textId="3D668FB8" w:rsidR="24200D5C" w:rsidRPr="00237D9B" w:rsidRDefault="24200D5C" w:rsidP="001735A3">
      <w:pPr>
        <w:pStyle w:val="Heading3"/>
        <w:spacing w:line="480" w:lineRule="auto"/>
        <w:rPr>
          <w:rFonts w:ascii="Times New Roman" w:hAnsi="Times New Roman" w:cs="Times New Roman"/>
        </w:rPr>
      </w:pPr>
      <w:r w:rsidRPr="00237D9B">
        <w:rPr>
          <w:rFonts w:ascii="Times New Roman" w:hAnsi="Times New Roman" w:cs="Times New Roman"/>
        </w:rPr>
        <w:t xml:space="preserve"> Class V. Supplemental descriptors</w:t>
      </w:r>
    </w:p>
    <w:p w14:paraId="0DAA0EB0" w14:textId="60C34114" w:rsidR="24200D5C" w:rsidRPr="00D32C58" w:rsidRDefault="00854E2C" w:rsidP="00854E2C">
      <w:pPr>
        <w:spacing w:line="480" w:lineRule="auto"/>
        <w:rPr>
          <w:rFonts w:ascii="Times New Roman" w:eastAsiaTheme="minorEastAsia" w:hAnsi="Times New Roman" w:cs="Times New Roman"/>
          <w:b/>
          <w:bCs/>
          <w:sz w:val="24"/>
          <w:szCs w:val="24"/>
        </w:rPr>
      </w:pPr>
      <w:r w:rsidRPr="00D32C58">
        <w:rPr>
          <w:rFonts w:ascii="Times New Roman" w:eastAsia="Calibri" w:hAnsi="Times New Roman" w:cs="Times New Roman"/>
          <w:b/>
          <w:bCs/>
          <w:sz w:val="24"/>
          <w:szCs w:val="24"/>
        </w:rPr>
        <w:t xml:space="preserve">V.A. </w:t>
      </w:r>
      <w:r w:rsidR="24200D5C" w:rsidRPr="00D32C58">
        <w:rPr>
          <w:rFonts w:ascii="Times New Roman" w:eastAsia="Calibri" w:hAnsi="Times New Roman" w:cs="Times New Roman"/>
          <w:b/>
          <w:bCs/>
          <w:sz w:val="24"/>
          <w:szCs w:val="24"/>
        </w:rPr>
        <w:t>Data acquisition</w:t>
      </w:r>
    </w:p>
    <w:p w14:paraId="0E5A9EE6" w14:textId="3BCCFADC" w:rsidR="24200D5C" w:rsidRPr="00D32C58" w:rsidRDefault="00D32C58" w:rsidP="00D32C58">
      <w:pPr>
        <w:spacing w:line="480" w:lineRule="auto"/>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V.A</w:t>
      </w:r>
      <w:r>
        <w:rPr>
          <w:rFonts w:ascii="Times New Roman" w:eastAsia="Calibri" w:hAnsi="Times New Roman" w:cs="Times New Roman"/>
          <w:b/>
          <w:bCs/>
          <w:sz w:val="24"/>
          <w:szCs w:val="24"/>
        </w:rPr>
        <w:t>.</w:t>
      </w:r>
      <w:r w:rsidRPr="00D32C58">
        <w:rPr>
          <w:rFonts w:ascii="Times New Roman" w:eastAsia="Calibri" w:hAnsi="Times New Roman" w:cs="Times New Roman"/>
          <w:b/>
          <w:bCs/>
          <w:sz w:val="24"/>
          <w:szCs w:val="24"/>
        </w:rPr>
        <w:t xml:space="preserve">1. </w:t>
      </w:r>
      <w:r w:rsidR="24200D5C" w:rsidRPr="00D32C58">
        <w:rPr>
          <w:rFonts w:ascii="Times New Roman" w:eastAsia="Calibri" w:hAnsi="Times New Roman" w:cs="Times New Roman"/>
          <w:b/>
          <w:bCs/>
          <w:sz w:val="24"/>
          <w:szCs w:val="24"/>
        </w:rPr>
        <w:t>Data forms or acquisition methods</w:t>
      </w:r>
      <w:r w:rsidR="24200D5C" w:rsidRPr="00D32C58">
        <w:rPr>
          <w:rFonts w:ascii="Times New Roman" w:eastAsia="Calibri" w:hAnsi="Times New Roman" w:cs="Times New Roman"/>
          <w:sz w:val="24"/>
          <w:szCs w:val="24"/>
        </w:rPr>
        <w:t xml:space="preserve">: </w:t>
      </w:r>
      <w:r w:rsidR="0047135E" w:rsidRPr="00D32C58">
        <w:rPr>
          <w:rFonts w:ascii="Times New Roman" w:eastAsia="Calibri" w:hAnsi="Times New Roman" w:cs="Times New Roman"/>
          <w:sz w:val="24"/>
          <w:szCs w:val="24"/>
        </w:rPr>
        <w:t>Data collections methods are described in section Class II, B, 3</w:t>
      </w:r>
    </w:p>
    <w:p w14:paraId="0D5DC8FE" w14:textId="151EAAE3" w:rsidR="005559BD" w:rsidRDefault="00D32C58" w:rsidP="005559BD">
      <w:pPr>
        <w:spacing w:line="480" w:lineRule="auto"/>
        <w:ind w:left="720"/>
        <w:rPr>
          <w:rFonts w:ascii="Times New Roman" w:eastAsia="Calibri" w:hAnsi="Times New Roman" w:cs="Times New Roman"/>
          <w:sz w:val="24"/>
          <w:szCs w:val="24"/>
        </w:rPr>
      </w:pPr>
      <w:r w:rsidRPr="00D32C58">
        <w:rPr>
          <w:rFonts w:ascii="Times New Roman" w:eastAsia="Calibri" w:hAnsi="Times New Roman" w:cs="Times New Roman"/>
          <w:b/>
          <w:bCs/>
          <w:sz w:val="24"/>
          <w:szCs w:val="24"/>
        </w:rPr>
        <w:lastRenderedPageBreak/>
        <w:t>V.A</w:t>
      </w:r>
      <w:r>
        <w:rPr>
          <w:rFonts w:ascii="Times New Roman" w:eastAsia="Calibri" w:hAnsi="Times New Roman" w:cs="Times New Roman"/>
          <w:b/>
          <w:bCs/>
          <w:sz w:val="24"/>
          <w:szCs w:val="24"/>
        </w:rPr>
        <w:t xml:space="preserve">.2. </w:t>
      </w:r>
      <w:r w:rsidR="24200D5C" w:rsidRPr="00D32C58">
        <w:rPr>
          <w:rFonts w:ascii="Times New Roman" w:eastAsia="Calibri" w:hAnsi="Times New Roman" w:cs="Times New Roman"/>
          <w:sz w:val="24"/>
          <w:szCs w:val="24"/>
        </w:rPr>
        <w:t>Location of completed data forms</w:t>
      </w:r>
      <w:r w:rsidR="0047135E" w:rsidRPr="00D32C58">
        <w:rPr>
          <w:rFonts w:ascii="Times New Roman" w:eastAsia="Calibri" w:hAnsi="Times New Roman" w:cs="Times New Roman"/>
          <w:sz w:val="24"/>
          <w:szCs w:val="24"/>
        </w:rPr>
        <w:t>: Scanned</w:t>
      </w:r>
      <w:r w:rsidR="00091E2C">
        <w:rPr>
          <w:rFonts w:ascii="Times New Roman" w:eastAsia="Calibri" w:hAnsi="Times New Roman" w:cs="Times New Roman"/>
          <w:sz w:val="24"/>
          <w:szCs w:val="24"/>
        </w:rPr>
        <w:t xml:space="preserve"> data sheets </w:t>
      </w:r>
      <w:r w:rsidR="0047135E" w:rsidRPr="00D32C58">
        <w:rPr>
          <w:rFonts w:ascii="Times New Roman" w:eastAsia="Calibri" w:hAnsi="Times New Roman" w:cs="Times New Roman"/>
          <w:sz w:val="24"/>
          <w:szCs w:val="24"/>
        </w:rPr>
        <w:t>are stored within a local repository and hard copies are stored within the Mitchell Lab at UNC. Please contact Dr. Charles Mitchell for access.</w:t>
      </w:r>
      <w:r>
        <w:rPr>
          <w:rFonts w:ascii="Times New Roman" w:eastAsia="Calibri" w:hAnsi="Times New Roman" w:cs="Times New Roman"/>
          <w:sz w:val="24"/>
          <w:szCs w:val="24"/>
        </w:rPr>
        <w:t xml:space="preserve"> </w:t>
      </w:r>
    </w:p>
    <w:p w14:paraId="2DDA16AD" w14:textId="62F93471" w:rsidR="24200D5C" w:rsidRPr="005559BD" w:rsidRDefault="00D32C58" w:rsidP="005559BD">
      <w:pPr>
        <w:spacing w:line="480" w:lineRule="auto"/>
        <w:ind w:left="720"/>
        <w:rPr>
          <w:rFonts w:ascii="Times New Roman" w:eastAsia="Calibri" w:hAnsi="Times New Roman" w:cs="Times New Roman"/>
          <w:sz w:val="24"/>
          <w:szCs w:val="24"/>
        </w:rPr>
      </w:pPr>
      <w:r w:rsidRPr="00D32C58">
        <w:rPr>
          <w:rFonts w:ascii="Times New Roman" w:eastAsia="Calibri" w:hAnsi="Times New Roman" w:cs="Times New Roman"/>
          <w:b/>
          <w:bCs/>
          <w:sz w:val="24"/>
          <w:szCs w:val="24"/>
        </w:rPr>
        <w:t>V.A</w:t>
      </w:r>
      <w:r>
        <w:rPr>
          <w:rFonts w:ascii="Times New Roman" w:eastAsia="Calibri" w:hAnsi="Times New Roman" w:cs="Times New Roman"/>
          <w:b/>
          <w:bCs/>
          <w:sz w:val="24"/>
          <w:szCs w:val="24"/>
        </w:rPr>
        <w:t>.3</w:t>
      </w:r>
      <w:r w:rsidRPr="00D32C58">
        <w:rPr>
          <w:rFonts w:ascii="Times New Roman" w:eastAsia="Calibri" w:hAnsi="Times New Roman" w:cs="Times New Roman"/>
          <w:b/>
          <w:bCs/>
          <w:sz w:val="24"/>
          <w:szCs w:val="24"/>
        </w:rPr>
        <w:t xml:space="preserve">. </w:t>
      </w:r>
      <w:r w:rsidR="24200D5C" w:rsidRPr="00D32C58">
        <w:rPr>
          <w:rFonts w:ascii="Times New Roman" w:eastAsia="Calibri" w:hAnsi="Times New Roman" w:cs="Times New Roman"/>
          <w:sz w:val="24"/>
          <w:szCs w:val="24"/>
        </w:rPr>
        <w:t xml:space="preserve">Data entry verification procedures: </w:t>
      </w:r>
      <w:r w:rsidR="00A60F85" w:rsidRPr="00D32C58">
        <w:rPr>
          <w:rFonts w:ascii="Times New Roman" w:eastAsia="Calibri" w:hAnsi="Times New Roman" w:cs="Times New Roman"/>
          <w:sz w:val="24"/>
          <w:szCs w:val="24"/>
        </w:rPr>
        <w:t>All datasets were manually checked by Brooklynn Joyner. Manual checks were performed on any missing, duplicate, and errors in data entry.</w:t>
      </w:r>
    </w:p>
    <w:p w14:paraId="6AF8A1B9" w14:textId="42233477" w:rsidR="24200D5C" w:rsidRPr="00D32C58" w:rsidRDefault="00D32C58" w:rsidP="00D32C58">
      <w:pPr>
        <w:spacing w:line="480" w:lineRule="auto"/>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w:t>
      </w:r>
      <w:r>
        <w:rPr>
          <w:rFonts w:ascii="Times New Roman" w:eastAsia="Calibri" w:hAnsi="Times New Roman" w:cs="Times New Roman"/>
          <w:b/>
          <w:bCs/>
          <w:sz w:val="24"/>
          <w:szCs w:val="24"/>
        </w:rPr>
        <w:t>B</w:t>
      </w:r>
      <w:r w:rsidRPr="00D32C58">
        <w:rPr>
          <w:rFonts w:ascii="Times New Roman" w:eastAsia="Calibri" w:hAnsi="Times New Roman" w:cs="Times New Roman"/>
          <w:b/>
          <w:bCs/>
          <w:sz w:val="24"/>
          <w:szCs w:val="24"/>
        </w:rPr>
        <w:t xml:space="preserve">. </w:t>
      </w:r>
      <w:r w:rsidR="24200D5C" w:rsidRPr="00D32C58">
        <w:rPr>
          <w:rFonts w:ascii="Times New Roman" w:eastAsia="Calibri" w:hAnsi="Times New Roman" w:cs="Times New Roman"/>
          <w:b/>
          <w:bCs/>
          <w:sz w:val="24"/>
          <w:szCs w:val="24"/>
        </w:rPr>
        <w:t>Quality assurance/quality control procedures:</w:t>
      </w:r>
      <w:r w:rsidR="24200D5C" w:rsidRPr="00D32C58">
        <w:rPr>
          <w:rFonts w:ascii="Times New Roman" w:eastAsia="Calibri" w:hAnsi="Times New Roman" w:cs="Times New Roman"/>
          <w:sz w:val="24"/>
          <w:szCs w:val="24"/>
        </w:rPr>
        <w:t xml:space="preserve"> </w:t>
      </w:r>
      <w:r w:rsidR="005B135F" w:rsidRPr="00D32C58">
        <w:rPr>
          <w:rFonts w:ascii="Times New Roman" w:eastAsia="Calibri" w:hAnsi="Times New Roman" w:cs="Times New Roman"/>
          <w:sz w:val="24"/>
          <w:szCs w:val="24"/>
        </w:rPr>
        <w:t xml:space="preserve">Outliers were not removed from the </w:t>
      </w:r>
      <w:proofErr w:type="gramStart"/>
      <w:r w:rsidR="005B135F" w:rsidRPr="00D32C58">
        <w:rPr>
          <w:rFonts w:ascii="Times New Roman" w:eastAsia="Calibri" w:hAnsi="Times New Roman" w:cs="Times New Roman"/>
          <w:sz w:val="24"/>
          <w:szCs w:val="24"/>
        </w:rPr>
        <w:t>dataset, but</w:t>
      </w:r>
      <w:proofErr w:type="gramEnd"/>
      <w:r w:rsidR="005B135F" w:rsidRPr="00D32C58">
        <w:rPr>
          <w:rFonts w:ascii="Times New Roman" w:eastAsia="Calibri" w:hAnsi="Times New Roman" w:cs="Times New Roman"/>
          <w:sz w:val="24"/>
          <w:szCs w:val="24"/>
        </w:rPr>
        <w:t xml:space="preserve"> were visually inspect</w:t>
      </w:r>
      <w:ins w:id="43" w:author="Heckman, Robert - FS, UT" w:date="2024-01-16T09:58:00Z">
        <w:r w:rsidR="0060109C">
          <w:rPr>
            <w:rFonts w:ascii="Times New Roman" w:eastAsia="Calibri" w:hAnsi="Times New Roman" w:cs="Times New Roman"/>
            <w:sz w:val="24"/>
            <w:szCs w:val="24"/>
          </w:rPr>
          <w:t>ed</w:t>
        </w:r>
      </w:ins>
      <w:r w:rsidR="005B135F" w:rsidRPr="00D32C58">
        <w:rPr>
          <w:rFonts w:ascii="Times New Roman" w:eastAsia="Calibri" w:hAnsi="Times New Roman" w:cs="Times New Roman"/>
          <w:sz w:val="24"/>
          <w:szCs w:val="24"/>
        </w:rPr>
        <w:t xml:space="preserve"> to </w:t>
      </w:r>
      <w:r w:rsidR="00091E2C">
        <w:rPr>
          <w:rFonts w:ascii="Times New Roman" w:eastAsia="Calibri" w:hAnsi="Times New Roman" w:cs="Times New Roman"/>
          <w:sz w:val="24"/>
          <w:szCs w:val="24"/>
        </w:rPr>
        <w:t xml:space="preserve">determine if </w:t>
      </w:r>
      <w:del w:id="44" w:author="Heckman, Robert - FS, UT" w:date="2024-01-16T09:58:00Z">
        <w:r w:rsidR="00091E2C" w:rsidDel="0060109C">
          <w:rPr>
            <w:rFonts w:ascii="Times New Roman" w:eastAsia="Calibri" w:hAnsi="Times New Roman" w:cs="Times New Roman"/>
            <w:sz w:val="24"/>
            <w:szCs w:val="24"/>
          </w:rPr>
          <w:delText xml:space="preserve">it </w:delText>
        </w:r>
      </w:del>
      <w:ins w:id="45" w:author="Heckman, Robert - FS, UT" w:date="2024-01-16T09:58:00Z">
        <w:r w:rsidR="0060109C">
          <w:rPr>
            <w:rFonts w:ascii="Times New Roman" w:eastAsia="Calibri" w:hAnsi="Times New Roman" w:cs="Times New Roman"/>
            <w:sz w:val="24"/>
            <w:szCs w:val="24"/>
          </w:rPr>
          <w:t xml:space="preserve">they </w:t>
        </w:r>
      </w:ins>
      <w:r w:rsidR="00091E2C">
        <w:rPr>
          <w:rFonts w:ascii="Times New Roman" w:eastAsia="Calibri" w:hAnsi="Times New Roman" w:cs="Times New Roman"/>
          <w:sz w:val="24"/>
          <w:szCs w:val="24"/>
        </w:rPr>
        <w:t>w</w:t>
      </w:r>
      <w:ins w:id="46" w:author="Heckman, Robert - FS, UT" w:date="2024-01-16T09:58:00Z">
        <w:r w:rsidR="0060109C">
          <w:rPr>
            <w:rFonts w:ascii="Times New Roman" w:eastAsia="Calibri" w:hAnsi="Times New Roman" w:cs="Times New Roman"/>
            <w:sz w:val="24"/>
            <w:szCs w:val="24"/>
          </w:rPr>
          <w:t>ere</w:t>
        </w:r>
      </w:ins>
      <w:del w:id="47" w:author="Heckman, Robert - FS, UT" w:date="2024-01-16T09:58:00Z">
        <w:r w:rsidR="00091E2C" w:rsidDel="0060109C">
          <w:rPr>
            <w:rFonts w:ascii="Times New Roman" w:eastAsia="Calibri" w:hAnsi="Times New Roman" w:cs="Times New Roman"/>
            <w:sz w:val="24"/>
            <w:szCs w:val="24"/>
          </w:rPr>
          <w:delText>as</w:delText>
        </w:r>
      </w:del>
      <w:r w:rsidR="005B135F" w:rsidRPr="00D32C58">
        <w:rPr>
          <w:rFonts w:ascii="Times New Roman" w:eastAsia="Calibri" w:hAnsi="Times New Roman" w:cs="Times New Roman"/>
          <w:sz w:val="24"/>
          <w:szCs w:val="24"/>
        </w:rPr>
        <w:t xml:space="preserve"> </w:t>
      </w:r>
      <w:del w:id="48" w:author="Heckman, Robert - FS, UT" w:date="2024-01-16T09:58:00Z">
        <w:r w:rsidR="005B135F" w:rsidRPr="00D32C58" w:rsidDel="0060109C">
          <w:rPr>
            <w:rFonts w:ascii="Times New Roman" w:eastAsia="Calibri" w:hAnsi="Times New Roman" w:cs="Times New Roman"/>
            <w:sz w:val="24"/>
            <w:szCs w:val="24"/>
          </w:rPr>
          <w:delText xml:space="preserve">an </w:delText>
        </w:r>
      </w:del>
      <w:r w:rsidR="005B135F" w:rsidRPr="00D32C58">
        <w:rPr>
          <w:rFonts w:ascii="Times New Roman" w:eastAsia="Calibri" w:hAnsi="Times New Roman" w:cs="Times New Roman"/>
          <w:sz w:val="24"/>
          <w:szCs w:val="24"/>
        </w:rPr>
        <w:t>erro</w:t>
      </w:r>
      <w:ins w:id="49" w:author="Heckman, Robert - FS, UT" w:date="2024-01-16T09:58:00Z">
        <w:r w:rsidR="0060109C">
          <w:rPr>
            <w:rFonts w:ascii="Times New Roman" w:eastAsia="Calibri" w:hAnsi="Times New Roman" w:cs="Times New Roman"/>
            <w:sz w:val="24"/>
            <w:szCs w:val="24"/>
          </w:rPr>
          <w:t>neous</w:t>
        </w:r>
      </w:ins>
      <w:del w:id="50" w:author="Heckman, Robert - FS, UT" w:date="2024-01-16T09:58:00Z">
        <w:r w:rsidR="005B135F" w:rsidRPr="00D32C58" w:rsidDel="0060109C">
          <w:rPr>
            <w:rFonts w:ascii="Times New Roman" w:eastAsia="Calibri" w:hAnsi="Times New Roman" w:cs="Times New Roman"/>
            <w:sz w:val="24"/>
            <w:szCs w:val="24"/>
          </w:rPr>
          <w:delText>r</w:delText>
        </w:r>
      </w:del>
      <w:r w:rsidR="005B135F" w:rsidRPr="00D32C58">
        <w:rPr>
          <w:rFonts w:ascii="Times New Roman" w:eastAsia="Calibri" w:hAnsi="Times New Roman" w:cs="Times New Roman"/>
          <w:sz w:val="24"/>
          <w:szCs w:val="24"/>
        </w:rPr>
        <w:t xml:space="preserve">. </w:t>
      </w:r>
    </w:p>
    <w:p w14:paraId="42A182AB" w14:textId="701E8CA1" w:rsidR="24200D5C" w:rsidRPr="00D32C58" w:rsidRDefault="00D32C58" w:rsidP="00D32C58">
      <w:pPr>
        <w:spacing w:line="480" w:lineRule="auto"/>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w:t>
      </w:r>
      <w:r>
        <w:rPr>
          <w:rFonts w:ascii="Times New Roman" w:eastAsia="Calibri" w:hAnsi="Times New Roman" w:cs="Times New Roman"/>
          <w:b/>
          <w:bCs/>
          <w:sz w:val="24"/>
          <w:szCs w:val="24"/>
        </w:rPr>
        <w:t xml:space="preserve">C. </w:t>
      </w:r>
      <w:r w:rsidR="24200D5C" w:rsidRPr="00D32C58">
        <w:rPr>
          <w:rFonts w:ascii="Times New Roman" w:eastAsia="Calibri" w:hAnsi="Times New Roman" w:cs="Times New Roman"/>
          <w:b/>
          <w:bCs/>
          <w:sz w:val="24"/>
          <w:szCs w:val="24"/>
        </w:rPr>
        <w:t>Related materials:</w:t>
      </w:r>
      <w:r w:rsidR="24200D5C" w:rsidRPr="00D32C58">
        <w:rPr>
          <w:rFonts w:ascii="Times New Roman" w:eastAsia="Calibri" w:hAnsi="Times New Roman" w:cs="Times New Roman"/>
          <w:sz w:val="24"/>
          <w:szCs w:val="24"/>
        </w:rPr>
        <w:t xml:space="preserve"> </w:t>
      </w:r>
      <w:r w:rsidR="0047135E" w:rsidRPr="00D32C58">
        <w:rPr>
          <w:rFonts w:ascii="Times New Roman" w:eastAsia="Calibri" w:hAnsi="Times New Roman" w:cs="Times New Roman"/>
          <w:sz w:val="24"/>
          <w:szCs w:val="24"/>
        </w:rPr>
        <w:t xml:space="preserve">Associated photographs of </w:t>
      </w:r>
      <w:proofErr w:type="spellStart"/>
      <w:r w:rsidR="0047135E" w:rsidRPr="007D5DE0">
        <w:rPr>
          <w:rFonts w:ascii="Times New Roman" w:eastAsia="Calibri" w:hAnsi="Times New Roman" w:cs="Times New Roman"/>
          <w:i/>
          <w:iCs/>
          <w:sz w:val="24"/>
          <w:szCs w:val="24"/>
        </w:rPr>
        <w:t>Epichloe</w:t>
      </w:r>
      <w:proofErr w:type="spellEnd"/>
      <w:r w:rsidR="0047135E" w:rsidRPr="00D32C58">
        <w:rPr>
          <w:rFonts w:ascii="Times New Roman" w:eastAsia="Calibri" w:hAnsi="Times New Roman" w:cs="Times New Roman"/>
          <w:sz w:val="24"/>
          <w:szCs w:val="24"/>
        </w:rPr>
        <w:t xml:space="preserve"> immunoblot assays (for endophyte prevalence data) and scanned versions of the raw data are stored in Mitchell Lab repository and are available upon request.</w:t>
      </w:r>
    </w:p>
    <w:p w14:paraId="0BD7955F" w14:textId="51BE3D10" w:rsidR="24200D5C" w:rsidRPr="00D32C58" w:rsidRDefault="00D32C58" w:rsidP="00D32C58">
      <w:pPr>
        <w:spacing w:line="480" w:lineRule="auto"/>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 xml:space="preserve">V.D. </w:t>
      </w:r>
      <w:r w:rsidR="24200D5C" w:rsidRPr="00D32C58">
        <w:rPr>
          <w:rFonts w:ascii="Times New Roman" w:eastAsia="Calibri" w:hAnsi="Times New Roman" w:cs="Times New Roman"/>
          <w:b/>
          <w:bCs/>
          <w:sz w:val="24"/>
          <w:szCs w:val="24"/>
        </w:rPr>
        <w:t>Computer programs and data-processing algorithms</w:t>
      </w:r>
      <w:r w:rsidR="24200D5C" w:rsidRPr="00D32C58">
        <w:rPr>
          <w:rFonts w:ascii="Times New Roman" w:eastAsia="Calibri" w:hAnsi="Times New Roman" w:cs="Times New Roman"/>
          <w:sz w:val="24"/>
          <w:szCs w:val="24"/>
        </w:rPr>
        <w:t xml:space="preserve">: </w:t>
      </w:r>
      <w:r w:rsidR="00F60E57" w:rsidRPr="00D32C58">
        <w:rPr>
          <w:rFonts w:ascii="Times New Roman" w:eastAsia="Calibri" w:hAnsi="Times New Roman" w:cs="Times New Roman"/>
          <w:sz w:val="24"/>
          <w:szCs w:val="24"/>
        </w:rPr>
        <w:t>N/A</w:t>
      </w:r>
    </w:p>
    <w:p w14:paraId="43462745" w14:textId="6B852D3B" w:rsidR="24200D5C" w:rsidRPr="00D32C58" w:rsidRDefault="00D32C58" w:rsidP="00D32C58">
      <w:pPr>
        <w:spacing w:line="480" w:lineRule="auto"/>
        <w:rPr>
          <w:rFonts w:ascii="Times New Roman" w:eastAsiaTheme="minorEastAsia" w:hAnsi="Times New Roman" w:cs="Times New Roman"/>
          <w:b/>
          <w:bCs/>
          <w:sz w:val="24"/>
          <w:szCs w:val="24"/>
        </w:rPr>
      </w:pPr>
      <w:r w:rsidRPr="00D32C58">
        <w:rPr>
          <w:rFonts w:ascii="Times New Roman" w:eastAsia="Calibri" w:hAnsi="Times New Roman" w:cs="Times New Roman"/>
          <w:b/>
          <w:bCs/>
          <w:sz w:val="24"/>
          <w:szCs w:val="24"/>
        </w:rPr>
        <w:t xml:space="preserve">V.E. </w:t>
      </w:r>
      <w:r w:rsidR="24200D5C" w:rsidRPr="00D32C58">
        <w:rPr>
          <w:rFonts w:ascii="Times New Roman" w:eastAsia="Calibri" w:hAnsi="Times New Roman" w:cs="Times New Roman"/>
          <w:b/>
          <w:bCs/>
          <w:sz w:val="24"/>
          <w:szCs w:val="24"/>
        </w:rPr>
        <w:t>Archiving</w:t>
      </w:r>
    </w:p>
    <w:p w14:paraId="658C07A1" w14:textId="77777777" w:rsidR="00D32C58" w:rsidRDefault="00D32C58" w:rsidP="00D32C58">
      <w:pPr>
        <w:spacing w:line="480" w:lineRule="auto"/>
        <w:ind w:left="720"/>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w:t>
      </w:r>
      <w:r>
        <w:rPr>
          <w:rFonts w:ascii="Times New Roman" w:eastAsia="Calibri" w:hAnsi="Times New Roman" w:cs="Times New Roman"/>
          <w:b/>
          <w:bCs/>
          <w:sz w:val="24"/>
          <w:szCs w:val="24"/>
        </w:rPr>
        <w:t xml:space="preserve">E.1. </w:t>
      </w:r>
      <w:r w:rsidR="24200D5C" w:rsidRPr="00D32C58">
        <w:rPr>
          <w:rFonts w:ascii="Times New Roman" w:eastAsia="Calibri" w:hAnsi="Times New Roman" w:cs="Times New Roman"/>
          <w:sz w:val="24"/>
          <w:szCs w:val="24"/>
        </w:rPr>
        <w:t xml:space="preserve">Archival procedures: </w:t>
      </w:r>
      <w:r w:rsidR="00223FDC" w:rsidRPr="00D32C58">
        <w:rPr>
          <w:rFonts w:ascii="Times New Roman" w:eastAsia="Calibri" w:hAnsi="Times New Roman" w:cs="Times New Roman"/>
          <w:sz w:val="24"/>
          <w:szCs w:val="24"/>
        </w:rPr>
        <w:t xml:space="preserve">The dataset was archived in the </w:t>
      </w:r>
      <w:proofErr w:type="spellStart"/>
      <w:r w:rsidR="00223FDC" w:rsidRPr="00D32C58">
        <w:rPr>
          <w:rFonts w:ascii="Times New Roman" w:eastAsia="Calibri" w:hAnsi="Times New Roman" w:cs="Times New Roman"/>
          <w:sz w:val="24"/>
          <w:szCs w:val="24"/>
        </w:rPr>
        <w:t>Github</w:t>
      </w:r>
      <w:proofErr w:type="spellEnd"/>
      <w:r w:rsidR="00223FDC" w:rsidRPr="00D32C58">
        <w:rPr>
          <w:rFonts w:ascii="Times New Roman" w:eastAsia="Calibri" w:hAnsi="Times New Roman" w:cs="Times New Roman"/>
          <w:sz w:val="24"/>
          <w:szCs w:val="24"/>
        </w:rPr>
        <w:t xml:space="preserve"> repository in .CSV format.</w:t>
      </w:r>
    </w:p>
    <w:p w14:paraId="5E276479" w14:textId="3787CA2F" w:rsidR="24200D5C" w:rsidRPr="00D32C58" w:rsidRDefault="00D32C58" w:rsidP="00D32C58">
      <w:pPr>
        <w:spacing w:line="480" w:lineRule="auto"/>
        <w:ind w:left="720"/>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w:t>
      </w:r>
      <w:r>
        <w:rPr>
          <w:rFonts w:ascii="Times New Roman" w:eastAsia="Calibri" w:hAnsi="Times New Roman" w:cs="Times New Roman"/>
          <w:b/>
          <w:bCs/>
          <w:sz w:val="24"/>
          <w:szCs w:val="24"/>
        </w:rPr>
        <w:t xml:space="preserve">E.2 </w:t>
      </w:r>
      <w:r w:rsidR="24200D5C" w:rsidRPr="00D32C58">
        <w:rPr>
          <w:rFonts w:ascii="Times New Roman" w:eastAsia="Calibri" w:hAnsi="Times New Roman" w:cs="Times New Roman"/>
          <w:sz w:val="24"/>
          <w:szCs w:val="24"/>
        </w:rPr>
        <w:t xml:space="preserve">Redundant archival sites: </w:t>
      </w:r>
      <w:r w:rsidR="00C8423F" w:rsidRPr="00D32C58">
        <w:rPr>
          <w:rFonts w:ascii="Times New Roman" w:eastAsia="Calibri" w:hAnsi="Times New Roman" w:cs="Times New Roman"/>
          <w:sz w:val="24"/>
          <w:szCs w:val="24"/>
        </w:rPr>
        <w:t>The dataset was also archived in the Mitchell Lab local repository in .CSV format.</w:t>
      </w:r>
    </w:p>
    <w:p w14:paraId="0B83E4F5" w14:textId="5F9FBA47" w:rsidR="24200D5C" w:rsidRPr="00D32C58" w:rsidRDefault="00D32C58" w:rsidP="00D32C58">
      <w:pPr>
        <w:spacing w:line="480" w:lineRule="auto"/>
        <w:rPr>
          <w:rFonts w:ascii="Times New Roman" w:eastAsiaTheme="minorEastAsia" w:hAnsi="Times New Roman" w:cs="Times New Roman"/>
          <w:b/>
          <w:bCs/>
          <w:sz w:val="24"/>
          <w:szCs w:val="24"/>
        </w:rPr>
      </w:pPr>
      <w:r w:rsidRPr="00D32C58">
        <w:rPr>
          <w:rFonts w:ascii="Times New Roman" w:eastAsia="Calibri" w:hAnsi="Times New Roman" w:cs="Times New Roman"/>
          <w:b/>
          <w:bCs/>
          <w:sz w:val="24"/>
          <w:szCs w:val="24"/>
        </w:rPr>
        <w:t xml:space="preserve">V.F. </w:t>
      </w:r>
      <w:r w:rsidR="24200D5C" w:rsidRPr="00D32C58">
        <w:rPr>
          <w:rFonts w:ascii="Times New Roman" w:eastAsia="Calibri" w:hAnsi="Times New Roman" w:cs="Times New Roman"/>
          <w:b/>
          <w:bCs/>
          <w:sz w:val="24"/>
          <w:szCs w:val="24"/>
        </w:rPr>
        <w:t xml:space="preserve">Publications and results: </w:t>
      </w:r>
    </w:p>
    <w:p w14:paraId="4172594A" w14:textId="3EC4B398" w:rsidR="00E17168" w:rsidRPr="00D32C58" w:rsidRDefault="00D32C58" w:rsidP="00D32C58">
      <w:pPr>
        <w:spacing w:line="480" w:lineRule="auto"/>
        <w:ind w:left="720"/>
        <w:rPr>
          <w:rFonts w:ascii="Times New Roman" w:eastAsiaTheme="minorEastAsia" w:hAnsi="Times New Roman" w:cs="Times New Roman"/>
          <w:sz w:val="24"/>
          <w:szCs w:val="24"/>
        </w:rPr>
      </w:pPr>
      <w:r w:rsidRPr="00D32C58">
        <w:rPr>
          <w:rFonts w:ascii="Times New Roman" w:eastAsia="Calibri" w:hAnsi="Times New Roman" w:cs="Times New Roman"/>
          <w:b/>
          <w:bCs/>
          <w:sz w:val="24"/>
          <w:szCs w:val="24"/>
        </w:rPr>
        <w:t>V.</w:t>
      </w:r>
      <w:r>
        <w:rPr>
          <w:rFonts w:ascii="Times New Roman" w:eastAsia="Calibri" w:hAnsi="Times New Roman" w:cs="Times New Roman"/>
          <w:b/>
          <w:bCs/>
          <w:sz w:val="24"/>
          <w:szCs w:val="24"/>
        </w:rPr>
        <w:t xml:space="preserve">F.1. </w:t>
      </w:r>
      <w:r w:rsidR="00E17168" w:rsidRPr="00D32C58">
        <w:rPr>
          <w:rFonts w:ascii="Times New Roman" w:eastAsiaTheme="minorEastAsia" w:hAnsi="Times New Roman" w:cs="Times New Roman"/>
          <w:sz w:val="24"/>
          <w:szCs w:val="24"/>
        </w:rPr>
        <w:t>Disease decreases variation in host community structure in an old-field grassland https://doi.org/10.1101/2022.08.15.503989</w:t>
      </w:r>
    </w:p>
    <w:p w14:paraId="50067AB6" w14:textId="6E8DD0B7" w:rsidR="24200D5C" w:rsidRPr="00B32E3D" w:rsidRDefault="00B32E3D" w:rsidP="00B32E3D">
      <w:pPr>
        <w:spacing w:line="480" w:lineRule="auto"/>
        <w:rPr>
          <w:rFonts w:ascii="Times New Roman" w:eastAsiaTheme="minorEastAsia" w:hAnsi="Times New Roman" w:cs="Times New Roman"/>
          <w:b/>
          <w:bCs/>
          <w:sz w:val="24"/>
          <w:szCs w:val="24"/>
        </w:rPr>
      </w:pPr>
      <w:r w:rsidRPr="00B32E3D">
        <w:rPr>
          <w:rFonts w:ascii="Times New Roman" w:eastAsia="Calibri" w:hAnsi="Times New Roman" w:cs="Times New Roman"/>
          <w:b/>
          <w:bCs/>
          <w:sz w:val="24"/>
          <w:szCs w:val="24"/>
        </w:rPr>
        <w:t xml:space="preserve">V.G. </w:t>
      </w:r>
      <w:r w:rsidR="24200D5C" w:rsidRPr="00B32E3D">
        <w:rPr>
          <w:rFonts w:ascii="Times New Roman" w:eastAsia="Calibri" w:hAnsi="Times New Roman" w:cs="Times New Roman"/>
          <w:b/>
          <w:bCs/>
          <w:sz w:val="24"/>
          <w:szCs w:val="24"/>
        </w:rPr>
        <w:t>History of data set usage</w:t>
      </w:r>
    </w:p>
    <w:p w14:paraId="6CBB6574" w14:textId="55F4E6A1" w:rsidR="24200D5C" w:rsidRPr="00B32E3D" w:rsidRDefault="00B32E3D" w:rsidP="00B32E3D">
      <w:pPr>
        <w:spacing w:line="480" w:lineRule="auto"/>
        <w:ind w:firstLine="720"/>
        <w:rPr>
          <w:rFonts w:ascii="Times New Roman" w:eastAsiaTheme="minorEastAsia" w:hAnsi="Times New Roman" w:cs="Times New Roman"/>
          <w:sz w:val="24"/>
          <w:szCs w:val="24"/>
        </w:rPr>
      </w:pPr>
      <w:r w:rsidRPr="005559BD">
        <w:rPr>
          <w:rFonts w:ascii="Times New Roman" w:eastAsia="Calibri" w:hAnsi="Times New Roman" w:cs="Times New Roman"/>
          <w:b/>
          <w:bCs/>
          <w:sz w:val="24"/>
          <w:szCs w:val="24"/>
        </w:rPr>
        <w:lastRenderedPageBreak/>
        <w:t>V.G.1.</w:t>
      </w:r>
      <w:r>
        <w:rPr>
          <w:rFonts w:ascii="Times New Roman" w:eastAsia="Calibri" w:hAnsi="Times New Roman" w:cs="Times New Roman"/>
          <w:sz w:val="24"/>
          <w:szCs w:val="24"/>
        </w:rPr>
        <w:t xml:space="preserve"> </w:t>
      </w:r>
      <w:r w:rsidR="24200D5C" w:rsidRPr="00B32E3D">
        <w:rPr>
          <w:rFonts w:ascii="Times New Roman" w:eastAsia="Calibri" w:hAnsi="Times New Roman" w:cs="Times New Roman"/>
          <w:sz w:val="24"/>
          <w:szCs w:val="24"/>
        </w:rPr>
        <w:t xml:space="preserve">Data request history: </w:t>
      </w:r>
      <w:r w:rsidR="00E17168" w:rsidRPr="00B32E3D">
        <w:rPr>
          <w:rFonts w:ascii="Times New Roman" w:eastAsia="Calibri" w:hAnsi="Times New Roman" w:cs="Times New Roman"/>
          <w:sz w:val="24"/>
          <w:szCs w:val="24"/>
        </w:rPr>
        <w:t xml:space="preserve">None. </w:t>
      </w:r>
      <w:r w:rsidR="24200D5C" w:rsidRPr="00B32E3D">
        <w:rPr>
          <w:rFonts w:ascii="Times New Roman" w:eastAsia="Calibri" w:hAnsi="Times New Roman" w:cs="Times New Roman"/>
          <w:sz w:val="24"/>
          <w:szCs w:val="24"/>
        </w:rPr>
        <w:t xml:space="preserve"> </w:t>
      </w:r>
    </w:p>
    <w:p w14:paraId="119B153B" w14:textId="22749EEC" w:rsidR="24200D5C" w:rsidRPr="00B32E3D" w:rsidRDefault="00B32E3D" w:rsidP="00B32E3D">
      <w:pPr>
        <w:spacing w:line="480" w:lineRule="auto"/>
        <w:ind w:firstLine="720"/>
        <w:rPr>
          <w:rFonts w:ascii="Times New Roman" w:eastAsiaTheme="minorEastAsia" w:hAnsi="Times New Roman" w:cs="Times New Roman"/>
          <w:sz w:val="24"/>
          <w:szCs w:val="24"/>
        </w:rPr>
      </w:pPr>
      <w:r w:rsidRPr="005559BD">
        <w:rPr>
          <w:rFonts w:ascii="Times New Roman" w:eastAsia="Calibri" w:hAnsi="Times New Roman" w:cs="Times New Roman"/>
          <w:b/>
          <w:bCs/>
          <w:sz w:val="24"/>
          <w:szCs w:val="24"/>
        </w:rPr>
        <w:t>V.G.2.</w:t>
      </w:r>
      <w:r>
        <w:rPr>
          <w:rFonts w:ascii="Times New Roman" w:eastAsia="Calibri" w:hAnsi="Times New Roman" w:cs="Times New Roman"/>
          <w:sz w:val="24"/>
          <w:szCs w:val="24"/>
        </w:rPr>
        <w:t xml:space="preserve"> </w:t>
      </w:r>
      <w:r w:rsidR="24200D5C" w:rsidRPr="00B32E3D">
        <w:rPr>
          <w:rFonts w:ascii="Times New Roman" w:eastAsia="Calibri" w:hAnsi="Times New Roman" w:cs="Times New Roman"/>
          <w:sz w:val="24"/>
          <w:szCs w:val="24"/>
        </w:rPr>
        <w:t xml:space="preserve">Data set update history: </w:t>
      </w:r>
      <w:r w:rsidR="00E17168" w:rsidRPr="00B32E3D">
        <w:rPr>
          <w:rFonts w:ascii="Times New Roman" w:eastAsia="Calibri" w:hAnsi="Times New Roman" w:cs="Times New Roman"/>
          <w:sz w:val="24"/>
          <w:szCs w:val="24"/>
        </w:rPr>
        <w:t xml:space="preserve">None. </w:t>
      </w:r>
    </w:p>
    <w:p w14:paraId="5A9C3732" w14:textId="6B831669" w:rsidR="24200D5C" w:rsidRPr="00B32E3D" w:rsidRDefault="00B32E3D" w:rsidP="00B32E3D">
      <w:pPr>
        <w:spacing w:line="480" w:lineRule="auto"/>
        <w:ind w:left="720"/>
        <w:rPr>
          <w:rFonts w:ascii="Times New Roman" w:eastAsiaTheme="minorEastAsia" w:hAnsi="Times New Roman" w:cs="Times New Roman"/>
          <w:sz w:val="24"/>
          <w:szCs w:val="24"/>
        </w:rPr>
      </w:pPr>
      <w:r w:rsidRPr="005559BD">
        <w:rPr>
          <w:rFonts w:ascii="Times New Roman" w:eastAsia="Calibri" w:hAnsi="Times New Roman" w:cs="Times New Roman"/>
          <w:b/>
          <w:bCs/>
          <w:sz w:val="24"/>
          <w:szCs w:val="24"/>
        </w:rPr>
        <w:t>V.G.3.</w:t>
      </w:r>
      <w:r>
        <w:rPr>
          <w:rFonts w:ascii="Times New Roman" w:eastAsia="Calibri" w:hAnsi="Times New Roman" w:cs="Times New Roman"/>
          <w:sz w:val="24"/>
          <w:szCs w:val="24"/>
        </w:rPr>
        <w:t xml:space="preserve"> </w:t>
      </w:r>
      <w:r w:rsidR="24200D5C" w:rsidRPr="00B32E3D">
        <w:rPr>
          <w:rFonts w:ascii="Times New Roman" w:eastAsia="Calibri" w:hAnsi="Times New Roman" w:cs="Times New Roman"/>
          <w:sz w:val="24"/>
          <w:szCs w:val="24"/>
        </w:rPr>
        <w:t xml:space="preserve">Review history: </w:t>
      </w:r>
      <w:r w:rsidR="00E17168" w:rsidRPr="00B32E3D">
        <w:rPr>
          <w:rFonts w:ascii="Times New Roman" w:eastAsia="Calibri" w:hAnsi="Times New Roman" w:cs="Times New Roman"/>
          <w:sz w:val="24"/>
          <w:szCs w:val="24"/>
        </w:rPr>
        <w:t xml:space="preserve">The data has been reviewed by </w:t>
      </w:r>
      <w:r w:rsidR="00D9359C" w:rsidRPr="00B32E3D">
        <w:rPr>
          <w:rFonts w:ascii="Times New Roman" w:eastAsia="Calibri" w:hAnsi="Times New Roman" w:cs="Times New Roman"/>
          <w:sz w:val="24"/>
          <w:szCs w:val="24"/>
        </w:rPr>
        <w:t>Brooklynn Joyner</w:t>
      </w:r>
      <w:r w:rsidR="00E17168" w:rsidRPr="00B32E3D">
        <w:rPr>
          <w:rFonts w:ascii="Times New Roman" w:eastAsia="Calibri" w:hAnsi="Times New Roman" w:cs="Times New Roman"/>
          <w:sz w:val="24"/>
          <w:szCs w:val="24"/>
        </w:rPr>
        <w:t xml:space="preserve"> and Rita Grunberg. </w:t>
      </w:r>
    </w:p>
    <w:p w14:paraId="7C11F562" w14:textId="6ADE0227" w:rsidR="00B9279D" w:rsidRPr="00B32E3D" w:rsidRDefault="00B32E3D" w:rsidP="00B32E3D">
      <w:pPr>
        <w:spacing w:line="480" w:lineRule="auto"/>
        <w:ind w:firstLine="720"/>
        <w:rPr>
          <w:rFonts w:ascii="Times New Roman" w:eastAsia="Calibri" w:hAnsi="Times New Roman" w:cs="Times New Roman"/>
          <w:sz w:val="24"/>
          <w:szCs w:val="24"/>
        </w:rPr>
      </w:pPr>
      <w:r w:rsidRPr="005559BD">
        <w:rPr>
          <w:rFonts w:ascii="Times New Roman" w:eastAsia="Calibri" w:hAnsi="Times New Roman" w:cs="Times New Roman"/>
          <w:b/>
          <w:bCs/>
          <w:sz w:val="24"/>
          <w:szCs w:val="24"/>
        </w:rPr>
        <w:t>V.G.4.</w:t>
      </w:r>
      <w:r>
        <w:rPr>
          <w:rFonts w:ascii="Times New Roman" w:eastAsia="Calibri" w:hAnsi="Times New Roman" w:cs="Times New Roman"/>
          <w:sz w:val="24"/>
          <w:szCs w:val="24"/>
        </w:rPr>
        <w:t xml:space="preserve"> </w:t>
      </w:r>
      <w:r w:rsidR="24200D5C" w:rsidRPr="00B32E3D">
        <w:rPr>
          <w:rFonts w:ascii="Times New Roman" w:eastAsia="Calibri" w:hAnsi="Times New Roman" w:cs="Times New Roman"/>
          <w:sz w:val="24"/>
          <w:szCs w:val="24"/>
        </w:rPr>
        <w:t xml:space="preserve">Questions and comments from secondary users: </w:t>
      </w:r>
      <w:r w:rsidR="00E17168" w:rsidRPr="00B32E3D">
        <w:rPr>
          <w:rFonts w:ascii="Times New Roman" w:eastAsia="Calibri" w:hAnsi="Times New Roman" w:cs="Times New Roman"/>
          <w:sz w:val="24"/>
          <w:szCs w:val="24"/>
        </w:rPr>
        <w:t xml:space="preserve">None. </w:t>
      </w:r>
      <w:r w:rsidR="00B9279D" w:rsidRPr="00B32E3D">
        <w:rPr>
          <w:rFonts w:ascii="Times New Roman" w:eastAsia="Calibri" w:hAnsi="Times New Roman" w:cs="Times New Roman"/>
          <w:sz w:val="24"/>
          <w:szCs w:val="24"/>
        </w:rPr>
        <w:br w:type="page"/>
      </w:r>
    </w:p>
    <w:p w14:paraId="10C89060" w14:textId="114CE2EB" w:rsidR="00B9279D" w:rsidRPr="00237D9B" w:rsidRDefault="00B9279D" w:rsidP="00B9279D">
      <w:pPr>
        <w:spacing w:line="480" w:lineRule="auto"/>
        <w:rPr>
          <w:rFonts w:ascii="Times New Roman" w:eastAsiaTheme="minorEastAsia" w:hAnsi="Times New Roman" w:cs="Times New Roman"/>
          <w:b/>
          <w:bCs/>
          <w:sz w:val="24"/>
          <w:szCs w:val="24"/>
        </w:rPr>
      </w:pPr>
      <w:r w:rsidRPr="00237D9B">
        <w:rPr>
          <w:rFonts w:ascii="Times New Roman" w:eastAsiaTheme="minorEastAsia" w:hAnsi="Times New Roman" w:cs="Times New Roman"/>
          <w:b/>
          <w:bCs/>
          <w:sz w:val="24"/>
          <w:szCs w:val="24"/>
        </w:rPr>
        <w:lastRenderedPageBreak/>
        <w:t>Literature Citations</w:t>
      </w:r>
    </w:p>
    <w:p w14:paraId="16A60F6C" w14:textId="798A066B" w:rsidR="0023063D" w:rsidRPr="00237D9B" w:rsidRDefault="00152162" w:rsidP="0023063D">
      <w:pPr>
        <w:widowControl w:val="0"/>
        <w:autoSpaceDE w:val="0"/>
        <w:autoSpaceDN w:val="0"/>
        <w:adjustRightInd w:val="0"/>
        <w:spacing w:line="480" w:lineRule="auto"/>
        <w:ind w:left="480" w:hanging="480"/>
        <w:rPr>
          <w:rFonts w:ascii="Times New Roman" w:hAnsi="Times New Roman" w:cs="Times New Roman"/>
          <w:noProof/>
          <w:sz w:val="24"/>
          <w:szCs w:val="24"/>
        </w:rPr>
      </w:pPr>
      <w:r w:rsidRPr="00237D9B">
        <w:rPr>
          <w:rFonts w:ascii="Times New Roman" w:eastAsiaTheme="minorEastAsia" w:hAnsi="Times New Roman" w:cs="Times New Roman"/>
          <w:sz w:val="24"/>
          <w:szCs w:val="24"/>
        </w:rPr>
        <w:fldChar w:fldCharType="begin" w:fldLock="1"/>
      </w:r>
      <w:r w:rsidRPr="00237D9B">
        <w:rPr>
          <w:rFonts w:ascii="Times New Roman" w:eastAsiaTheme="minorEastAsia" w:hAnsi="Times New Roman" w:cs="Times New Roman"/>
          <w:sz w:val="24"/>
          <w:szCs w:val="24"/>
        </w:rPr>
        <w:instrText xml:space="preserve">ADDIN Mendeley Bibliography CSL_BIBLIOGRAPHY </w:instrText>
      </w:r>
      <w:r w:rsidRPr="00237D9B">
        <w:rPr>
          <w:rFonts w:ascii="Times New Roman" w:eastAsiaTheme="minorEastAsia" w:hAnsi="Times New Roman" w:cs="Times New Roman"/>
          <w:sz w:val="24"/>
          <w:szCs w:val="24"/>
        </w:rPr>
        <w:fldChar w:fldCharType="separate"/>
      </w:r>
      <w:r w:rsidR="0023063D" w:rsidRPr="00237D9B">
        <w:rPr>
          <w:rFonts w:ascii="Times New Roman" w:hAnsi="Times New Roman" w:cs="Times New Roman"/>
          <w:noProof/>
          <w:sz w:val="24"/>
          <w:szCs w:val="24"/>
        </w:rPr>
        <w:t xml:space="preserve">Halliday, F.W., Umbanhowar, J. &amp; Mitchell, C.E. (2017). Interactions among symbionts operate across scales to influence parasite epidemics. </w:t>
      </w:r>
      <w:r w:rsidR="0023063D" w:rsidRPr="00237D9B">
        <w:rPr>
          <w:rFonts w:ascii="Times New Roman" w:hAnsi="Times New Roman" w:cs="Times New Roman"/>
          <w:i/>
          <w:iCs/>
          <w:noProof/>
          <w:sz w:val="24"/>
          <w:szCs w:val="24"/>
        </w:rPr>
        <w:t>Ecol. Lett.</w:t>
      </w:r>
      <w:r w:rsidR="0023063D" w:rsidRPr="00237D9B">
        <w:rPr>
          <w:rFonts w:ascii="Times New Roman" w:hAnsi="Times New Roman" w:cs="Times New Roman"/>
          <w:noProof/>
          <w:sz w:val="24"/>
          <w:szCs w:val="24"/>
        </w:rPr>
        <w:t>, 20, 1285–1294.</w:t>
      </w:r>
    </w:p>
    <w:p w14:paraId="7BAA72A1" w14:textId="77777777" w:rsidR="0023063D" w:rsidRPr="00237D9B" w:rsidRDefault="0023063D" w:rsidP="0023063D">
      <w:pPr>
        <w:widowControl w:val="0"/>
        <w:autoSpaceDE w:val="0"/>
        <w:autoSpaceDN w:val="0"/>
        <w:adjustRightInd w:val="0"/>
        <w:spacing w:line="480" w:lineRule="auto"/>
        <w:ind w:left="480" w:hanging="480"/>
        <w:rPr>
          <w:rFonts w:ascii="Times New Roman" w:hAnsi="Times New Roman" w:cs="Times New Roman"/>
          <w:noProof/>
          <w:sz w:val="24"/>
          <w:szCs w:val="24"/>
        </w:rPr>
      </w:pPr>
      <w:r w:rsidRPr="00237D9B">
        <w:rPr>
          <w:rFonts w:ascii="Times New Roman" w:hAnsi="Times New Roman" w:cs="Times New Roman"/>
          <w:noProof/>
          <w:sz w:val="24"/>
          <w:szCs w:val="24"/>
        </w:rPr>
        <w:t xml:space="preserve">Smiley, R.W., Dernoeden, P.H. &amp; Clarke, B.B. (2005). </w:t>
      </w:r>
      <w:r w:rsidRPr="00237D9B">
        <w:rPr>
          <w:rFonts w:ascii="Times New Roman" w:hAnsi="Times New Roman" w:cs="Times New Roman"/>
          <w:i/>
          <w:iCs/>
          <w:noProof/>
          <w:sz w:val="24"/>
          <w:szCs w:val="24"/>
        </w:rPr>
        <w:t>Compendium of Turfgrass Diseases, Third Edition</w:t>
      </w:r>
      <w:r w:rsidRPr="00237D9B">
        <w:rPr>
          <w:rFonts w:ascii="Times New Roman" w:hAnsi="Times New Roman" w:cs="Times New Roman"/>
          <w:noProof/>
          <w:sz w:val="24"/>
          <w:szCs w:val="24"/>
        </w:rPr>
        <w:t xml:space="preserve">. </w:t>
      </w:r>
      <w:r w:rsidRPr="00237D9B">
        <w:rPr>
          <w:rFonts w:ascii="Times New Roman" w:hAnsi="Times New Roman" w:cs="Times New Roman"/>
          <w:i/>
          <w:iCs/>
          <w:noProof/>
          <w:sz w:val="24"/>
          <w:szCs w:val="24"/>
        </w:rPr>
        <w:t>Compend. Turfgrass Dis. Third Ed.</w:t>
      </w:r>
      <w:r w:rsidRPr="00237D9B">
        <w:rPr>
          <w:rFonts w:ascii="Times New Roman" w:hAnsi="Times New Roman" w:cs="Times New Roman"/>
          <w:noProof/>
          <w:sz w:val="24"/>
          <w:szCs w:val="24"/>
        </w:rPr>
        <w:t xml:space="preserve"> American Phytopathological Society.</w:t>
      </w:r>
    </w:p>
    <w:p w14:paraId="53465701" w14:textId="0B730B85" w:rsidR="00152162" w:rsidRPr="00237D9B" w:rsidRDefault="00152162" w:rsidP="00B9279D">
      <w:pPr>
        <w:spacing w:line="480" w:lineRule="auto"/>
        <w:rPr>
          <w:rFonts w:ascii="Times New Roman" w:eastAsiaTheme="minorEastAsia" w:hAnsi="Times New Roman" w:cs="Times New Roman"/>
          <w:sz w:val="24"/>
          <w:szCs w:val="24"/>
        </w:rPr>
      </w:pPr>
      <w:r w:rsidRPr="00237D9B">
        <w:rPr>
          <w:rFonts w:ascii="Times New Roman" w:eastAsiaTheme="minorEastAsia" w:hAnsi="Times New Roman" w:cs="Times New Roman"/>
          <w:sz w:val="24"/>
          <w:szCs w:val="24"/>
        </w:rPr>
        <w:fldChar w:fldCharType="end"/>
      </w:r>
    </w:p>
    <w:sectPr w:rsidR="00152162" w:rsidRPr="00237D9B" w:rsidSect="001735A3">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Heckman, Robert - FS, UT" w:date="2024-01-16T10:03:00Z" w:initials="RH">
    <w:p w14:paraId="61F4C68B" w14:textId="77777777" w:rsidR="0052743B" w:rsidRDefault="0052743B" w:rsidP="0052743B">
      <w:pPr>
        <w:pStyle w:val="CommentText"/>
      </w:pPr>
      <w:r>
        <w:rPr>
          <w:rStyle w:val="CommentReference"/>
        </w:rPr>
        <w:annotationRef/>
      </w:r>
      <w:r>
        <w:t>It'd be good to be consistent about whether it's 'population' or 'populations' here</w:t>
      </w:r>
    </w:p>
  </w:comment>
  <w:comment w:id="4" w:author="Heckman, Robert - FS, UT" w:date="2024-01-10T08:28:00Z" w:initials="RH">
    <w:p w14:paraId="2C6BC26E" w14:textId="54A7F554" w:rsidR="00835BFF" w:rsidRDefault="00835BFF" w:rsidP="00072D4E">
      <w:pPr>
        <w:pStyle w:val="CommentText"/>
      </w:pPr>
      <w:r>
        <w:rPr>
          <w:rStyle w:val="CommentReference"/>
        </w:rPr>
        <w:annotationRef/>
      </w:r>
      <w:r>
        <w:t xml:space="preserve">I think it's US government policy that methods are written in the past tense. </w:t>
      </w:r>
    </w:p>
  </w:comment>
  <w:comment w:id="5" w:author="Heckman, Robert - FS, UT" w:date="2024-01-10T08:28:00Z" w:initials="RH">
    <w:p w14:paraId="1096A7C2" w14:textId="77777777" w:rsidR="00835BFF" w:rsidRDefault="00835BFF" w:rsidP="004873FC">
      <w:pPr>
        <w:pStyle w:val="CommentText"/>
      </w:pPr>
      <w:r>
        <w:rPr>
          <w:rStyle w:val="CommentReference"/>
        </w:rPr>
        <w:annotationRef/>
      </w:r>
      <w:r>
        <w:t>I think it's US government policy that methods should be written in past tense</w:t>
      </w:r>
    </w:p>
  </w:comment>
  <w:comment w:id="6" w:author="Miniat, Chelcy - FS" w:date="2024-01-05T19:49:00Z" w:initials="CFM">
    <w:p w14:paraId="433519C0" w14:textId="530E97AC" w:rsidR="00297E96" w:rsidRDefault="00297E96" w:rsidP="005D248D">
      <w:pPr>
        <w:pStyle w:val="CommentText"/>
      </w:pPr>
      <w:r>
        <w:rPr>
          <w:rStyle w:val="CommentReference"/>
        </w:rPr>
        <w:annotationRef/>
      </w:r>
      <w:r>
        <w:t>Convert to metric</w:t>
      </w:r>
    </w:p>
  </w:comment>
  <w:comment w:id="7" w:author="Miniat, Chelcy - FS" w:date="2024-01-05T19:49:00Z" w:initials="CFM">
    <w:p w14:paraId="10C67427" w14:textId="77777777" w:rsidR="00297E96" w:rsidRDefault="00297E96" w:rsidP="00ED61EC">
      <w:pPr>
        <w:pStyle w:val="CommentText"/>
      </w:pPr>
      <w:r>
        <w:rPr>
          <w:rStyle w:val="CommentReference"/>
        </w:rPr>
        <w:annotationRef/>
      </w:r>
      <w:r>
        <w:t>Ditto</w:t>
      </w:r>
    </w:p>
  </w:comment>
  <w:comment w:id="9" w:author="Miniat, Chelcy - FS" w:date="2024-01-05T19:51:00Z" w:initials="CFM">
    <w:p w14:paraId="45D0F627" w14:textId="77777777" w:rsidR="00306145" w:rsidRDefault="00306145" w:rsidP="00F6027A">
      <w:pPr>
        <w:pStyle w:val="CommentText"/>
      </w:pPr>
      <w:r>
        <w:rPr>
          <w:rStyle w:val="CommentReference"/>
        </w:rPr>
        <w:annotationRef/>
      </w:r>
      <w:r>
        <w:t>If you used FS time on this, please cite accordingly</w:t>
      </w:r>
    </w:p>
  </w:comment>
  <w:comment w:id="10" w:author="Heckman, Robert - FS, UT" w:date="2024-01-10T07:52:00Z" w:initials="RH">
    <w:p w14:paraId="23AA92A5" w14:textId="77777777" w:rsidR="00232403" w:rsidRDefault="00232403" w:rsidP="004D65EF">
      <w:pPr>
        <w:pStyle w:val="CommentText"/>
      </w:pPr>
      <w:r>
        <w:rPr>
          <w:rStyle w:val="CommentReference"/>
        </w:rPr>
        <w:annotationRef/>
      </w:r>
      <w:r>
        <w:t xml:space="preserve">Forest Service has an issue with me only being listed as a postdoc here, which doesn't reflect the fact that I contributed (in a very minor way) to this project as a Forest Service employee. This edit was my way of addressing that, but I'm open to other ways of doing so. </w:t>
      </w:r>
    </w:p>
  </w:comment>
  <w:comment w:id="11" w:author="Rita Grunberg, Ph.D." w:date="2024-01-16T09:48:00Z" w:initials="RGP">
    <w:p w14:paraId="4228BCF0" w14:textId="0E21A4C6" w:rsidR="00420360" w:rsidRDefault="00420360">
      <w:pPr>
        <w:pStyle w:val="CommentText"/>
      </w:pPr>
      <w:r>
        <w:rPr>
          <w:rStyle w:val="CommentReference"/>
        </w:rPr>
        <w:annotationRef/>
      </w:r>
      <w:r>
        <w:t xml:space="preserve">Looks good to me! </w:t>
      </w:r>
    </w:p>
  </w:comment>
  <w:comment w:id="12" w:author="Miniat, Chelcy - FS" w:date="2024-01-05T19:52:00Z" w:initials="CFM">
    <w:p w14:paraId="4D53B498" w14:textId="39B5117D" w:rsidR="00306145" w:rsidRDefault="00306145" w:rsidP="00C35190">
      <w:pPr>
        <w:pStyle w:val="CommentText"/>
      </w:pPr>
      <w:r>
        <w:rPr>
          <w:rStyle w:val="CommentReference"/>
        </w:rPr>
        <w:annotationRef/>
      </w:r>
      <w:r>
        <w:t>Spell out on first use</w:t>
      </w:r>
    </w:p>
  </w:comment>
  <w:comment w:id="36" w:author="Rita Grunberg, Ph.D." w:date="2024-01-16T09:55:00Z" w:initials="RGP">
    <w:p w14:paraId="398E7A42" w14:textId="2254CAED" w:rsidR="0057310D" w:rsidRDefault="0057310D">
      <w:pPr>
        <w:pStyle w:val="CommentText"/>
      </w:pPr>
      <w:r>
        <w:rPr>
          <w:rStyle w:val="CommentReference"/>
        </w:rPr>
        <w:annotationRef/>
      </w:r>
      <w:r>
        <w:t>Fixed</w:t>
      </w:r>
    </w:p>
  </w:comment>
  <w:comment w:id="37" w:author="Rita Grunberg, Ph.D." w:date="2024-01-16T09:55:00Z" w:initials="RGP">
    <w:p w14:paraId="3B9EE7E6" w14:textId="71A1A2DF" w:rsidR="0057310D" w:rsidRDefault="0057310D">
      <w:pPr>
        <w:pStyle w:val="CommentText"/>
      </w:pPr>
      <w:r>
        <w:rPr>
          <w:rStyle w:val="CommentReference"/>
        </w:rPr>
        <w:annotationRef/>
      </w:r>
      <w:r>
        <w:t>Fixed per Rob’s comment</w:t>
      </w:r>
    </w:p>
  </w:comment>
  <w:comment w:id="38" w:author="Rita Grunberg, Ph.D." w:date="2024-01-16T09:52:00Z" w:initials="RGP">
    <w:p w14:paraId="046030F6" w14:textId="3F871221" w:rsidR="00000DE9" w:rsidRDefault="00000DE9">
      <w:pPr>
        <w:pStyle w:val="CommentText"/>
      </w:pPr>
      <w:r>
        <w:rPr>
          <w:rStyle w:val="CommentReference"/>
        </w:rPr>
        <w:annotationRef/>
      </w:r>
      <w:r>
        <w:t>Also fixed spelling in data file</w:t>
      </w:r>
    </w:p>
  </w:comment>
  <w:comment w:id="39" w:author="Rita Grunberg, Ph.D." w:date="2024-01-16T09:56:00Z" w:initials="RGP">
    <w:p w14:paraId="3EA09D12" w14:textId="1F01D06D" w:rsidR="00CD7770" w:rsidRDefault="00CD7770">
      <w:pPr>
        <w:pStyle w:val="CommentText"/>
      </w:pPr>
      <w:r>
        <w:rPr>
          <w:rStyle w:val="CommentReference"/>
        </w:rPr>
        <w:annotationRef/>
      </w:r>
      <w:r>
        <w:t>Rob suggested changing to match the abstract. I think that’s smart</w:t>
      </w:r>
      <w:r w:rsidR="004E6CD8">
        <w:t xml:space="preserve">. Also fixed data file </w:t>
      </w:r>
    </w:p>
  </w:comment>
  <w:comment w:id="40" w:author="Heckman, Robert - FS, UT" w:date="2024-01-16T13:32:00Z" w:initials="RH">
    <w:p w14:paraId="1F3A301D" w14:textId="77777777" w:rsidR="00CB4CAF" w:rsidRDefault="00CB4CAF" w:rsidP="00CB4CAF">
      <w:pPr>
        <w:pStyle w:val="CommentText"/>
      </w:pPr>
      <w:r>
        <w:rPr>
          <w:rStyle w:val="CommentReference"/>
        </w:rPr>
        <w:annotationRef/>
      </w:r>
      <w:r>
        <w:t>Swap Verbesina and UNK Fabaceae so that they're in alphabetical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F4C68B" w15:done="0"/>
  <w15:commentEx w15:paraId="2C6BC26E" w15:done="0"/>
  <w15:commentEx w15:paraId="1096A7C2" w15:done="0"/>
  <w15:commentEx w15:paraId="433519C0" w15:done="0"/>
  <w15:commentEx w15:paraId="10C67427" w15:done="0"/>
  <w15:commentEx w15:paraId="45D0F627" w15:done="0"/>
  <w15:commentEx w15:paraId="23AA92A5" w15:paraIdParent="45D0F627" w15:done="0"/>
  <w15:commentEx w15:paraId="4228BCF0" w15:paraIdParent="45D0F627" w15:done="0"/>
  <w15:commentEx w15:paraId="4D53B498" w15:done="0"/>
  <w15:commentEx w15:paraId="398E7A42" w15:done="0"/>
  <w15:commentEx w15:paraId="3B9EE7E6" w15:done="0"/>
  <w15:commentEx w15:paraId="046030F6" w15:done="0"/>
  <w15:commentEx w15:paraId="3EA09D12" w15:done="0"/>
  <w15:commentEx w15:paraId="1F3A30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4596567" w16cex:dateUtc="2024-01-16T17:03:00Z"/>
  <w16cex:commentExtensible w16cex:durableId="1298A3A4" w16cex:dateUtc="2024-01-10T15:28:00Z"/>
  <w16cex:commentExtensible w16cex:durableId="2E27BA00" w16cex:dateUtc="2024-01-10T15:28:00Z"/>
  <w16cex:commentExtensible w16cex:durableId="2DE503FD" w16cex:dateUtc="2024-01-06T02:49:00Z"/>
  <w16cex:commentExtensible w16cex:durableId="7050A918" w16cex:dateUtc="2024-01-06T02:49:00Z"/>
  <w16cex:commentExtensible w16cex:durableId="44556966" w16cex:dateUtc="2024-01-06T02:51:00Z"/>
  <w16cex:commentExtensible w16cex:durableId="01E52197" w16cex:dateUtc="2024-01-10T14:52:00Z"/>
  <w16cex:commentExtensible w16cex:durableId="2950CF82" w16cex:dateUtc="2024-01-16T14:48:00Z"/>
  <w16cex:commentExtensible w16cex:durableId="383A871B" w16cex:dateUtc="2024-01-06T02:52:00Z"/>
  <w16cex:commentExtensible w16cex:durableId="2950D122" w16cex:dateUtc="2024-01-16T14:55:00Z"/>
  <w16cex:commentExtensible w16cex:durableId="2950D115" w16cex:dateUtc="2024-01-16T14:55:00Z"/>
  <w16cex:commentExtensible w16cex:durableId="2950D060" w16cex:dateUtc="2024-01-16T14:52:00Z"/>
  <w16cex:commentExtensible w16cex:durableId="2950D13F" w16cex:dateUtc="2024-01-16T14:56:00Z"/>
  <w16cex:commentExtensible w16cex:durableId="2433C15C" w16cex:dateUtc="2024-01-16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F4C68B" w16cid:durableId="14596567"/>
  <w16cid:commentId w16cid:paraId="2C6BC26E" w16cid:durableId="1298A3A4"/>
  <w16cid:commentId w16cid:paraId="1096A7C2" w16cid:durableId="2E27BA00"/>
  <w16cid:commentId w16cid:paraId="433519C0" w16cid:durableId="2DE503FD"/>
  <w16cid:commentId w16cid:paraId="10C67427" w16cid:durableId="7050A918"/>
  <w16cid:commentId w16cid:paraId="45D0F627" w16cid:durableId="44556966"/>
  <w16cid:commentId w16cid:paraId="23AA92A5" w16cid:durableId="01E52197"/>
  <w16cid:commentId w16cid:paraId="4228BCF0" w16cid:durableId="2950CF82"/>
  <w16cid:commentId w16cid:paraId="4D53B498" w16cid:durableId="383A871B"/>
  <w16cid:commentId w16cid:paraId="398E7A42" w16cid:durableId="2950D122"/>
  <w16cid:commentId w16cid:paraId="3B9EE7E6" w16cid:durableId="2950D115"/>
  <w16cid:commentId w16cid:paraId="046030F6" w16cid:durableId="2950D060"/>
  <w16cid:commentId w16cid:paraId="3EA09D12" w16cid:durableId="2950D13F"/>
  <w16cid:commentId w16cid:paraId="1F3A301D" w16cid:durableId="2433C1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A747A" w14:textId="77777777" w:rsidR="00265EC4" w:rsidRDefault="00265EC4" w:rsidP="00EA225F">
      <w:pPr>
        <w:spacing w:after="0" w:line="240" w:lineRule="auto"/>
      </w:pPr>
      <w:r>
        <w:separator/>
      </w:r>
    </w:p>
  </w:endnote>
  <w:endnote w:type="continuationSeparator" w:id="0">
    <w:p w14:paraId="3CBF3F2B" w14:textId="77777777" w:rsidR="00265EC4" w:rsidRDefault="00265EC4" w:rsidP="00EA225F">
      <w:pPr>
        <w:spacing w:after="0" w:line="240" w:lineRule="auto"/>
      </w:pPr>
      <w:r>
        <w:continuationSeparator/>
      </w:r>
    </w:p>
  </w:endnote>
  <w:endnote w:type="continuationNotice" w:id="1">
    <w:p w14:paraId="2FA3FC6F" w14:textId="77777777" w:rsidR="00265EC4" w:rsidRDefault="00265E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7967551"/>
      <w:docPartObj>
        <w:docPartGallery w:val="Page Numbers (Bottom of Page)"/>
        <w:docPartUnique/>
      </w:docPartObj>
    </w:sdtPr>
    <w:sdtEndPr>
      <w:rPr>
        <w:noProof/>
      </w:rPr>
    </w:sdtEndPr>
    <w:sdtContent>
      <w:p w14:paraId="1263FA21" w14:textId="11E1F597" w:rsidR="00CC52BF" w:rsidRDefault="00CC52BF">
        <w:pPr>
          <w:pStyle w:val="Footer"/>
          <w:jc w:val="right"/>
        </w:pPr>
        <w:r>
          <w:fldChar w:fldCharType="begin"/>
        </w:r>
        <w:r>
          <w:instrText xml:space="preserve"> PAGE   \* MERGEFORMAT </w:instrText>
        </w:r>
        <w:r>
          <w:fldChar w:fldCharType="separate"/>
        </w:r>
        <w:r w:rsidR="00681C9F">
          <w:rPr>
            <w:noProof/>
          </w:rPr>
          <w:t>21</w:t>
        </w:r>
        <w:r>
          <w:rPr>
            <w:noProof/>
          </w:rPr>
          <w:fldChar w:fldCharType="end"/>
        </w:r>
      </w:p>
    </w:sdtContent>
  </w:sdt>
  <w:p w14:paraId="414FD5F1" w14:textId="77777777" w:rsidR="00CC52BF" w:rsidRDefault="00CC5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896C5" w14:textId="77777777" w:rsidR="00265EC4" w:rsidRDefault="00265EC4" w:rsidP="00EA225F">
      <w:pPr>
        <w:spacing w:after="0" w:line="240" w:lineRule="auto"/>
      </w:pPr>
      <w:r>
        <w:separator/>
      </w:r>
    </w:p>
  </w:footnote>
  <w:footnote w:type="continuationSeparator" w:id="0">
    <w:p w14:paraId="769162AF" w14:textId="77777777" w:rsidR="00265EC4" w:rsidRDefault="00265EC4" w:rsidP="00EA225F">
      <w:pPr>
        <w:spacing w:after="0" w:line="240" w:lineRule="auto"/>
      </w:pPr>
      <w:r>
        <w:continuationSeparator/>
      </w:r>
    </w:p>
  </w:footnote>
  <w:footnote w:type="continuationNotice" w:id="1">
    <w:p w14:paraId="5726A20A" w14:textId="77777777" w:rsidR="00265EC4" w:rsidRDefault="00265E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1E7"/>
    <w:multiLevelType w:val="hybridMultilevel"/>
    <w:tmpl w:val="79288D9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495154"/>
    <w:multiLevelType w:val="hybridMultilevel"/>
    <w:tmpl w:val="15D27DA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2A6094"/>
    <w:multiLevelType w:val="hybridMultilevel"/>
    <w:tmpl w:val="C8F4E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10537"/>
    <w:multiLevelType w:val="hybridMultilevel"/>
    <w:tmpl w:val="83C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F0A08"/>
    <w:multiLevelType w:val="hybridMultilevel"/>
    <w:tmpl w:val="30EE7318"/>
    <w:lvl w:ilvl="0" w:tplc="ED3CD2E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A5147AC4">
      <w:start w:val="1"/>
      <w:numFmt w:val="bullet"/>
      <w:lvlText w:val=""/>
      <w:lvlJc w:val="left"/>
      <w:pPr>
        <w:ind w:left="2160" w:hanging="360"/>
      </w:pPr>
      <w:rPr>
        <w:rFonts w:ascii="Wingdings" w:hAnsi="Wingdings" w:hint="default"/>
      </w:rPr>
    </w:lvl>
    <w:lvl w:ilvl="3" w:tplc="4E9AEBBC">
      <w:start w:val="1"/>
      <w:numFmt w:val="bullet"/>
      <w:lvlText w:val=""/>
      <w:lvlJc w:val="left"/>
      <w:pPr>
        <w:ind w:left="2880" w:hanging="360"/>
      </w:pPr>
      <w:rPr>
        <w:rFonts w:ascii="Symbol" w:hAnsi="Symbol" w:hint="default"/>
      </w:rPr>
    </w:lvl>
    <w:lvl w:ilvl="4" w:tplc="3850CDEA">
      <w:start w:val="1"/>
      <w:numFmt w:val="bullet"/>
      <w:lvlText w:val="o"/>
      <w:lvlJc w:val="left"/>
      <w:pPr>
        <w:ind w:left="3600" w:hanging="360"/>
      </w:pPr>
      <w:rPr>
        <w:rFonts w:ascii="Courier New" w:hAnsi="Courier New" w:hint="default"/>
      </w:rPr>
    </w:lvl>
    <w:lvl w:ilvl="5" w:tplc="1EFE5870">
      <w:start w:val="1"/>
      <w:numFmt w:val="bullet"/>
      <w:lvlText w:val=""/>
      <w:lvlJc w:val="left"/>
      <w:pPr>
        <w:ind w:left="4320" w:hanging="360"/>
      </w:pPr>
      <w:rPr>
        <w:rFonts w:ascii="Wingdings" w:hAnsi="Wingdings" w:hint="default"/>
      </w:rPr>
    </w:lvl>
    <w:lvl w:ilvl="6" w:tplc="4612A0BA">
      <w:start w:val="1"/>
      <w:numFmt w:val="bullet"/>
      <w:lvlText w:val=""/>
      <w:lvlJc w:val="left"/>
      <w:pPr>
        <w:ind w:left="5040" w:hanging="360"/>
      </w:pPr>
      <w:rPr>
        <w:rFonts w:ascii="Symbol" w:hAnsi="Symbol" w:hint="default"/>
      </w:rPr>
    </w:lvl>
    <w:lvl w:ilvl="7" w:tplc="7C4E3846">
      <w:start w:val="1"/>
      <w:numFmt w:val="bullet"/>
      <w:lvlText w:val="o"/>
      <w:lvlJc w:val="left"/>
      <w:pPr>
        <w:ind w:left="5760" w:hanging="360"/>
      </w:pPr>
      <w:rPr>
        <w:rFonts w:ascii="Courier New" w:hAnsi="Courier New" w:hint="default"/>
      </w:rPr>
    </w:lvl>
    <w:lvl w:ilvl="8" w:tplc="2D88112E">
      <w:start w:val="1"/>
      <w:numFmt w:val="bullet"/>
      <w:lvlText w:val=""/>
      <w:lvlJc w:val="left"/>
      <w:pPr>
        <w:ind w:left="6480" w:hanging="360"/>
      </w:pPr>
      <w:rPr>
        <w:rFonts w:ascii="Wingdings" w:hAnsi="Wingdings" w:hint="default"/>
      </w:rPr>
    </w:lvl>
  </w:abstractNum>
  <w:abstractNum w:abstractNumId="5" w15:restartNumberingAfterBreak="0">
    <w:nsid w:val="0C3F7163"/>
    <w:multiLevelType w:val="hybridMultilevel"/>
    <w:tmpl w:val="65281A9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B2004"/>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12CB7F4">
      <w:start w:val="1"/>
      <w:numFmt w:val="decimal"/>
      <w:lvlText w:val="%4."/>
      <w:lvlJc w:val="left"/>
      <w:pPr>
        <w:ind w:left="2880" w:hanging="360"/>
      </w:pPr>
    </w:lvl>
    <w:lvl w:ilvl="4" w:tplc="791460FC">
      <w:start w:val="1"/>
      <w:numFmt w:val="lowerLetter"/>
      <w:lvlText w:val="%5."/>
      <w:lvlJc w:val="left"/>
      <w:pPr>
        <w:ind w:left="3600" w:hanging="360"/>
      </w:pPr>
    </w:lvl>
    <w:lvl w:ilvl="5" w:tplc="1F685A78">
      <w:start w:val="1"/>
      <w:numFmt w:val="lowerRoman"/>
      <w:lvlText w:val="%6."/>
      <w:lvlJc w:val="right"/>
      <w:pPr>
        <w:ind w:left="4320" w:hanging="180"/>
      </w:pPr>
    </w:lvl>
    <w:lvl w:ilvl="6" w:tplc="306E6F4E">
      <w:start w:val="1"/>
      <w:numFmt w:val="decimal"/>
      <w:lvlText w:val="%7."/>
      <w:lvlJc w:val="left"/>
      <w:pPr>
        <w:ind w:left="5040" w:hanging="360"/>
      </w:pPr>
    </w:lvl>
    <w:lvl w:ilvl="7" w:tplc="A4C6CED4">
      <w:start w:val="1"/>
      <w:numFmt w:val="lowerLetter"/>
      <w:lvlText w:val="%8."/>
      <w:lvlJc w:val="left"/>
      <w:pPr>
        <w:ind w:left="5760" w:hanging="360"/>
      </w:pPr>
    </w:lvl>
    <w:lvl w:ilvl="8" w:tplc="2A8A5176">
      <w:start w:val="1"/>
      <w:numFmt w:val="lowerRoman"/>
      <w:lvlText w:val="%9."/>
      <w:lvlJc w:val="right"/>
      <w:pPr>
        <w:ind w:left="6480" w:hanging="180"/>
      </w:pPr>
    </w:lvl>
  </w:abstractNum>
  <w:abstractNum w:abstractNumId="7" w15:restartNumberingAfterBreak="0">
    <w:nsid w:val="11924924"/>
    <w:multiLevelType w:val="hybridMultilevel"/>
    <w:tmpl w:val="65F6083C"/>
    <w:lvl w:ilvl="0" w:tplc="FFFFFFFF">
      <w:start w:val="1"/>
      <w:numFmt w:val="upperLetter"/>
      <w:lvlText w:val="%1."/>
      <w:lvlJc w:val="left"/>
      <w:pPr>
        <w:ind w:left="1446" w:hanging="360"/>
      </w:pPr>
    </w:lvl>
    <w:lvl w:ilvl="1" w:tplc="04090019">
      <w:start w:val="1"/>
      <w:numFmt w:val="lowerLetter"/>
      <w:lvlText w:val="%2."/>
      <w:lvlJc w:val="left"/>
      <w:pPr>
        <w:ind w:left="2166" w:hanging="360"/>
      </w:pPr>
    </w:lvl>
    <w:lvl w:ilvl="2" w:tplc="0409001B">
      <w:start w:val="1"/>
      <w:numFmt w:val="lowerRoman"/>
      <w:lvlText w:val="%3."/>
      <w:lvlJc w:val="right"/>
      <w:pPr>
        <w:ind w:left="2886" w:hanging="180"/>
      </w:pPr>
    </w:lvl>
    <w:lvl w:ilvl="3" w:tplc="0409000F">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8" w15:restartNumberingAfterBreak="0">
    <w:nsid w:val="173E5C16"/>
    <w:multiLevelType w:val="hybridMultilevel"/>
    <w:tmpl w:val="F2B0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92CCC"/>
    <w:multiLevelType w:val="hybridMultilevel"/>
    <w:tmpl w:val="B774638C"/>
    <w:lvl w:ilvl="0" w:tplc="0409000F">
      <w:start w:val="1"/>
      <w:numFmt w:val="decimal"/>
      <w:lvlText w:val="%1."/>
      <w:lvlJc w:val="left"/>
      <w:pPr>
        <w:ind w:left="3606" w:hanging="360"/>
      </w:pPr>
    </w:lvl>
    <w:lvl w:ilvl="1" w:tplc="04090019">
      <w:start w:val="1"/>
      <w:numFmt w:val="lowerLetter"/>
      <w:lvlText w:val="%2."/>
      <w:lvlJc w:val="left"/>
      <w:pPr>
        <w:ind w:left="4326" w:hanging="360"/>
      </w:pPr>
    </w:lvl>
    <w:lvl w:ilvl="2" w:tplc="0409001B" w:tentative="1">
      <w:start w:val="1"/>
      <w:numFmt w:val="lowerRoman"/>
      <w:lvlText w:val="%3."/>
      <w:lvlJc w:val="right"/>
      <w:pPr>
        <w:ind w:left="5046" w:hanging="180"/>
      </w:pPr>
    </w:lvl>
    <w:lvl w:ilvl="3" w:tplc="0409000F" w:tentative="1">
      <w:start w:val="1"/>
      <w:numFmt w:val="decimal"/>
      <w:lvlText w:val="%4."/>
      <w:lvlJc w:val="left"/>
      <w:pPr>
        <w:ind w:left="5766" w:hanging="360"/>
      </w:pPr>
    </w:lvl>
    <w:lvl w:ilvl="4" w:tplc="04090019" w:tentative="1">
      <w:start w:val="1"/>
      <w:numFmt w:val="lowerLetter"/>
      <w:lvlText w:val="%5."/>
      <w:lvlJc w:val="left"/>
      <w:pPr>
        <w:ind w:left="6486" w:hanging="360"/>
      </w:pPr>
    </w:lvl>
    <w:lvl w:ilvl="5" w:tplc="0409001B" w:tentative="1">
      <w:start w:val="1"/>
      <w:numFmt w:val="lowerRoman"/>
      <w:lvlText w:val="%6."/>
      <w:lvlJc w:val="right"/>
      <w:pPr>
        <w:ind w:left="7206" w:hanging="180"/>
      </w:pPr>
    </w:lvl>
    <w:lvl w:ilvl="6" w:tplc="0409000F" w:tentative="1">
      <w:start w:val="1"/>
      <w:numFmt w:val="decimal"/>
      <w:lvlText w:val="%7."/>
      <w:lvlJc w:val="left"/>
      <w:pPr>
        <w:ind w:left="7926" w:hanging="360"/>
      </w:pPr>
    </w:lvl>
    <w:lvl w:ilvl="7" w:tplc="04090019" w:tentative="1">
      <w:start w:val="1"/>
      <w:numFmt w:val="lowerLetter"/>
      <w:lvlText w:val="%8."/>
      <w:lvlJc w:val="left"/>
      <w:pPr>
        <w:ind w:left="8646" w:hanging="360"/>
      </w:pPr>
    </w:lvl>
    <w:lvl w:ilvl="8" w:tplc="0409001B" w:tentative="1">
      <w:start w:val="1"/>
      <w:numFmt w:val="lowerRoman"/>
      <w:lvlText w:val="%9."/>
      <w:lvlJc w:val="right"/>
      <w:pPr>
        <w:ind w:left="9366" w:hanging="180"/>
      </w:pPr>
    </w:lvl>
  </w:abstractNum>
  <w:abstractNum w:abstractNumId="10" w15:restartNumberingAfterBreak="0">
    <w:nsid w:val="18C862B9"/>
    <w:multiLevelType w:val="hybridMultilevel"/>
    <w:tmpl w:val="5282B654"/>
    <w:lvl w:ilvl="0" w:tplc="3D569B5C">
      <w:start w:val="1"/>
      <w:numFmt w:val="bullet"/>
      <w:lvlText w:val=""/>
      <w:lvlJc w:val="left"/>
      <w:pPr>
        <w:ind w:left="720" w:hanging="360"/>
      </w:pPr>
      <w:rPr>
        <w:rFonts w:ascii="Symbol" w:hAnsi="Symbol" w:hint="default"/>
      </w:rPr>
    </w:lvl>
    <w:lvl w:ilvl="1" w:tplc="9CEC781C">
      <w:start w:val="1"/>
      <w:numFmt w:val="bullet"/>
      <w:lvlText w:val="o"/>
      <w:lvlJc w:val="left"/>
      <w:pPr>
        <w:ind w:left="1440" w:hanging="360"/>
      </w:pPr>
      <w:rPr>
        <w:rFonts w:ascii="Courier New" w:hAnsi="Courier New" w:hint="default"/>
      </w:rPr>
    </w:lvl>
    <w:lvl w:ilvl="2" w:tplc="4BC09692">
      <w:start w:val="1"/>
      <w:numFmt w:val="bullet"/>
      <w:lvlText w:val=""/>
      <w:lvlJc w:val="left"/>
      <w:pPr>
        <w:ind w:left="2160" w:hanging="360"/>
      </w:pPr>
      <w:rPr>
        <w:rFonts w:ascii="Wingdings" w:hAnsi="Wingdings" w:hint="default"/>
      </w:rPr>
    </w:lvl>
    <w:lvl w:ilvl="3" w:tplc="050E3612">
      <w:start w:val="1"/>
      <w:numFmt w:val="bullet"/>
      <w:lvlText w:val=""/>
      <w:lvlJc w:val="left"/>
      <w:pPr>
        <w:ind w:left="2880" w:hanging="360"/>
      </w:pPr>
      <w:rPr>
        <w:rFonts w:ascii="Symbol" w:hAnsi="Symbol" w:hint="default"/>
      </w:rPr>
    </w:lvl>
    <w:lvl w:ilvl="4" w:tplc="BF3A9334">
      <w:start w:val="1"/>
      <w:numFmt w:val="bullet"/>
      <w:lvlText w:val="o"/>
      <w:lvlJc w:val="left"/>
      <w:pPr>
        <w:ind w:left="3600" w:hanging="360"/>
      </w:pPr>
      <w:rPr>
        <w:rFonts w:ascii="Courier New" w:hAnsi="Courier New" w:hint="default"/>
      </w:rPr>
    </w:lvl>
    <w:lvl w:ilvl="5" w:tplc="AF025BB8">
      <w:start w:val="1"/>
      <w:numFmt w:val="bullet"/>
      <w:lvlText w:val=""/>
      <w:lvlJc w:val="left"/>
      <w:pPr>
        <w:ind w:left="4320" w:hanging="360"/>
      </w:pPr>
      <w:rPr>
        <w:rFonts w:ascii="Wingdings" w:hAnsi="Wingdings" w:hint="default"/>
      </w:rPr>
    </w:lvl>
    <w:lvl w:ilvl="6" w:tplc="1A8CD1CA">
      <w:start w:val="1"/>
      <w:numFmt w:val="bullet"/>
      <w:lvlText w:val=""/>
      <w:lvlJc w:val="left"/>
      <w:pPr>
        <w:ind w:left="5040" w:hanging="360"/>
      </w:pPr>
      <w:rPr>
        <w:rFonts w:ascii="Symbol" w:hAnsi="Symbol" w:hint="default"/>
      </w:rPr>
    </w:lvl>
    <w:lvl w:ilvl="7" w:tplc="CE1241F2">
      <w:start w:val="1"/>
      <w:numFmt w:val="bullet"/>
      <w:lvlText w:val="o"/>
      <w:lvlJc w:val="left"/>
      <w:pPr>
        <w:ind w:left="5760" w:hanging="360"/>
      </w:pPr>
      <w:rPr>
        <w:rFonts w:ascii="Courier New" w:hAnsi="Courier New" w:hint="default"/>
      </w:rPr>
    </w:lvl>
    <w:lvl w:ilvl="8" w:tplc="708ABE18">
      <w:start w:val="1"/>
      <w:numFmt w:val="bullet"/>
      <w:lvlText w:val=""/>
      <w:lvlJc w:val="left"/>
      <w:pPr>
        <w:ind w:left="6480" w:hanging="360"/>
      </w:pPr>
      <w:rPr>
        <w:rFonts w:ascii="Wingdings" w:hAnsi="Wingdings" w:hint="default"/>
      </w:rPr>
    </w:lvl>
  </w:abstractNum>
  <w:abstractNum w:abstractNumId="11" w15:restartNumberingAfterBreak="0">
    <w:nsid w:val="19225837"/>
    <w:multiLevelType w:val="hybridMultilevel"/>
    <w:tmpl w:val="04A8E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1762DE"/>
    <w:multiLevelType w:val="hybridMultilevel"/>
    <w:tmpl w:val="6E563FE8"/>
    <w:lvl w:ilvl="0" w:tplc="FAC4D3D8">
      <w:start w:val="1"/>
      <w:numFmt w:val="bullet"/>
      <w:lvlText w:val=""/>
      <w:lvlJc w:val="left"/>
      <w:pPr>
        <w:ind w:left="720" w:hanging="360"/>
      </w:pPr>
      <w:rPr>
        <w:rFonts w:ascii="Symbol" w:hAnsi="Symbol" w:hint="default"/>
      </w:rPr>
    </w:lvl>
    <w:lvl w:ilvl="1" w:tplc="B49A2BAA">
      <w:start w:val="1"/>
      <w:numFmt w:val="bullet"/>
      <w:lvlText w:val="o"/>
      <w:lvlJc w:val="left"/>
      <w:pPr>
        <w:ind w:left="1440" w:hanging="360"/>
      </w:pPr>
      <w:rPr>
        <w:rFonts w:ascii="Courier New" w:hAnsi="Courier New" w:hint="default"/>
      </w:rPr>
    </w:lvl>
    <w:lvl w:ilvl="2" w:tplc="A86CDC22">
      <w:start w:val="1"/>
      <w:numFmt w:val="bullet"/>
      <w:lvlText w:val=""/>
      <w:lvlJc w:val="left"/>
      <w:pPr>
        <w:ind w:left="2160" w:hanging="360"/>
      </w:pPr>
      <w:rPr>
        <w:rFonts w:ascii="Wingdings" w:hAnsi="Wingdings" w:hint="default"/>
      </w:rPr>
    </w:lvl>
    <w:lvl w:ilvl="3" w:tplc="B2223074">
      <w:start w:val="1"/>
      <w:numFmt w:val="bullet"/>
      <w:lvlText w:val=""/>
      <w:lvlJc w:val="left"/>
      <w:pPr>
        <w:ind w:left="2880" w:hanging="360"/>
      </w:pPr>
      <w:rPr>
        <w:rFonts w:ascii="Symbol" w:hAnsi="Symbol" w:hint="default"/>
      </w:rPr>
    </w:lvl>
    <w:lvl w:ilvl="4" w:tplc="48009730">
      <w:start w:val="1"/>
      <w:numFmt w:val="bullet"/>
      <w:lvlText w:val="o"/>
      <w:lvlJc w:val="left"/>
      <w:pPr>
        <w:ind w:left="3600" w:hanging="360"/>
      </w:pPr>
      <w:rPr>
        <w:rFonts w:ascii="Courier New" w:hAnsi="Courier New" w:hint="default"/>
      </w:rPr>
    </w:lvl>
    <w:lvl w:ilvl="5" w:tplc="710426EE">
      <w:start w:val="1"/>
      <w:numFmt w:val="bullet"/>
      <w:lvlText w:val=""/>
      <w:lvlJc w:val="left"/>
      <w:pPr>
        <w:ind w:left="4320" w:hanging="360"/>
      </w:pPr>
      <w:rPr>
        <w:rFonts w:ascii="Wingdings" w:hAnsi="Wingdings" w:hint="default"/>
      </w:rPr>
    </w:lvl>
    <w:lvl w:ilvl="6" w:tplc="F130723E">
      <w:start w:val="1"/>
      <w:numFmt w:val="bullet"/>
      <w:lvlText w:val=""/>
      <w:lvlJc w:val="left"/>
      <w:pPr>
        <w:ind w:left="5040" w:hanging="360"/>
      </w:pPr>
      <w:rPr>
        <w:rFonts w:ascii="Symbol" w:hAnsi="Symbol" w:hint="default"/>
      </w:rPr>
    </w:lvl>
    <w:lvl w:ilvl="7" w:tplc="40B27BEE">
      <w:start w:val="1"/>
      <w:numFmt w:val="bullet"/>
      <w:lvlText w:val="o"/>
      <w:lvlJc w:val="left"/>
      <w:pPr>
        <w:ind w:left="5760" w:hanging="360"/>
      </w:pPr>
      <w:rPr>
        <w:rFonts w:ascii="Courier New" w:hAnsi="Courier New" w:hint="default"/>
      </w:rPr>
    </w:lvl>
    <w:lvl w:ilvl="8" w:tplc="BB068FA8">
      <w:start w:val="1"/>
      <w:numFmt w:val="bullet"/>
      <w:lvlText w:val=""/>
      <w:lvlJc w:val="left"/>
      <w:pPr>
        <w:ind w:left="6480" w:hanging="360"/>
      </w:pPr>
      <w:rPr>
        <w:rFonts w:ascii="Wingdings" w:hAnsi="Wingdings" w:hint="default"/>
      </w:rPr>
    </w:lvl>
  </w:abstractNum>
  <w:abstractNum w:abstractNumId="13" w15:restartNumberingAfterBreak="0">
    <w:nsid w:val="1CF0557C"/>
    <w:multiLevelType w:val="hybridMultilevel"/>
    <w:tmpl w:val="764A7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4D139D"/>
    <w:multiLevelType w:val="hybridMultilevel"/>
    <w:tmpl w:val="535EA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C31731"/>
    <w:multiLevelType w:val="hybridMultilevel"/>
    <w:tmpl w:val="8E4EB054"/>
    <w:lvl w:ilvl="0" w:tplc="24C04A94">
      <w:start w:val="2"/>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43E49"/>
    <w:multiLevelType w:val="hybridMultilevel"/>
    <w:tmpl w:val="9208E8D0"/>
    <w:lvl w:ilvl="0" w:tplc="215C0706">
      <w:start w:val="1"/>
      <w:numFmt w:val="bullet"/>
      <w:lvlText w:val=""/>
      <w:lvlJc w:val="left"/>
      <w:pPr>
        <w:ind w:left="720" w:hanging="360"/>
      </w:pPr>
      <w:rPr>
        <w:rFonts w:ascii="Symbol" w:hAnsi="Symbol" w:hint="default"/>
      </w:rPr>
    </w:lvl>
    <w:lvl w:ilvl="1" w:tplc="CFC8ABB6">
      <w:start w:val="1"/>
      <w:numFmt w:val="bullet"/>
      <w:lvlText w:val="o"/>
      <w:lvlJc w:val="left"/>
      <w:pPr>
        <w:ind w:left="1440" w:hanging="360"/>
      </w:pPr>
      <w:rPr>
        <w:rFonts w:ascii="Courier New" w:hAnsi="Courier New" w:hint="default"/>
      </w:rPr>
    </w:lvl>
    <w:lvl w:ilvl="2" w:tplc="E90AC192">
      <w:start w:val="1"/>
      <w:numFmt w:val="bullet"/>
      <w:lvlText w:val=""/>
      <w:lvlJc w:val="left"/>
      <w:pPr>
        <w:ind w:left="2160" w:hanging="360"/>
      </w:pPr>
      <w:rPr>
        <w:rFonts w:ascii="Wingdings" w:hAnsi="Wingdings" w:hint="default"/>
      </w:rPr>
    </w:lvl>
    <w:lvl w:ilvl="3" w:tplc="838C188C">
      <w:start w:val="1"/>
      <w:numFmt w:val="bullet"/>
      <w:lvlText w:val=""/>
      <w:lvlJc w:val="left"/>
      <w:pPr>
        <w:ind w:left="2880" w:hanging="360"/>
      </w:pPr>
      <w:rPr>
        <w:rFonts w:ascii="Symbol" w:hAnsi="Symbol" w:hint="default"/>
      </w:rPr>
    </w:lvl>
    <w:lvl w:ilvl="4" w:tplc="2514B910">
      <w:start w:val="1"/>
      <w:numFmt w:val="bullet"/>
      <w:lvlText w:val="o"/>
      <w:lvlJc w:val="left"/>
      <w:pPr>
        <w:ind w:left="3600" w:hanging="360"/>
      </w:pPr>
      <w:rPr>
        <w:rFonts w:ascii="Courier New" w:hAnsi="Courier New" w:hint="default"/>
      </w:rPr>
    </w:lvl>
    <w:lvl w:ilvl="5" w:tplc="3CF4A5F8">
      <w:start w:val="1"/>
      <w:numFmt w:val="bullet"/>
      <w:lvlText w:val=""/>
      <w:lvlJc w:val="left"/>
      <w:pPr>
        <w:ind w:left="4320" w:hanging="360"/>
      </w:pPr>
      <w:rPr>
        <w:rFonts w:ascii="Wingdings" w:hAnsi="Wingdings" w:hint="default"/>
      </w:rPr>
    </w:lvl>
    <w:lvl w:ilvl="6" w:tplc="958CC700">
      <w:start w:val="1"/>
      <w:numFmt w:val="bullet"/>
      <w:lvlText w:val=""/>
      <w:lvlJc w:val="left"/>
      <w:pPr>
        <w:ind w:left="5040" w:hanging="360"/>
      </w:pPr>
      <w:rPr>
        <w:rFonts w:ascii="Symbol" w:hAnsi="Symbol" w:hint="default"/>
      </w:rPr>
    </w:lvl>
    <w:lvl w:ilvl="7" w:tplc="F3EEAF42">
      <w:start w:val="1"/>
      <w:numFmt w:val="bullet"/>
      <w:lvlText w:val="o"/>
      <w:lvlJc w:val="left"/>
      <w:pPr>
        <w:ind w:left="5760" w:hanging="360"/>
      </w:pPr>
      <w:rPr>
        <w:rFonts w:ascii="Courier New" w:hAnsi="Courier New" w:hint="default"/>
      </w:rPr>
    </w:lvl>
    <w:lvl w:ilvl="8" w:tplc="F0AA7206">
      <w:start w:val="1"/>
      <w:numFmt w:val="bullet"/>
      <w:lvlText w:val=""/>
      <w:lvlJc w:val="left"/>
      <w:pPr>
        <w:ind w:left="6480" w:hanging="360"/>
      </w:pPr>
      <w:rPr>
        <w:rFonts w:ascii="Wingdings" w:hAnsi="Wingdings" w:hint="default"/>
      </w:rPr>
    </w:lvl>
  </w:abstractNum>
  <w:abstractNum w:abstractNumId="17" w15:restartNumberingAfterBreak="0">
    <w:nsid w:val="2DC75BCB"/>
    <w:multiLevelType w:val="hybridMultilevel"/>
    <w:tmpl w:val="A08C8DB0"/>
    <w:lvl w:ilvl="0" w:tplc="19984DB4">
      <w:start w:val="1"/>
      <w:numFmt w:val="bullet"/>
      <w:lvlText w:val=""/>
      <w:lvlJc w:val="left"/>
      <w:pPr>
        <w:ind w:left="720" w:hanging="360"/>
      </w:pPr>
      <w:rPr>
        <w:rFonts w:ascii="Symbol" w:hAnsi="Symbol" w:hint="default"/>
      </w:rPr>
    </w:lvl>
    <w:lvl w:ilvl="1" w:tplc="606450F2">
      <w:start w:val="1"/>
      <w:numFmt w:val="bullet"/>
      <w:lvlText w:val="o"/>
      <w:lvlJc w:val="left"/>
      <w:pPr>
        <w:ind w:left="1440" w:hanging="360"/>
      </w:pPr>
      <w:rPr>
        <w:rFonts w:ascii="Courier New" w:hAnsi="Courier New" w:hint="default"/>
      </w:rPr>
    </w:lvl>
    <w:lvl w:ilvl="2" w:tplc="DD3E55B6">
      <w:start w:val="1"/>
      <w:numFmt w:val="bullet"/>
      <w:lvlText w:val=""/>
      <w:lvlJc w:val="left"/>
      <w:pPr>
        <w:ind w:left="2160" w:hanging="360"/>
      </w:pPr>
      <w:rPr>
        <w:rFonts w:ascii="Wingdings" w:hAnsi="Wingdings" w:hint="default"/>
      </w:rPr>
    </w:lvl>
    <w:lvl w:ilvl="3" w:tplc="880E09D8">
      <w:start w:val="1"/>
      <w:numFmt w:val="bullet"/>
      <w:lvlText w:val=""/>
      <w:lvlJc w:val="left"/>
      <w:pPr>
        <w:ind w:left="2880" w:hanging="360"/>
      </w:pPr>
      <w:rPr>
        <w:rFonts w:ascii="Symbol" w:hAnsi="Symbol" w:hint="default"/>
      </w:rPr>
    </w:lvl>
    <w:lvl w:ilvl="4" w:tplc="1C66CDFC">
      <w:start w:val="1"/>
      <w:numFmt w:val="bullet"/>
      <w:lvlText w:val="o"/>
      <w:lvlJc w:val="left"/>
      <w:pPr>
        <w:ind w:left="3600" w:hanging="360"/>
      </w:pPr>
      <w:rPr>
        <w:rFonts w:ascii="Courier New" w:hAnsi="Courier New" w:hint="default"/>
      </w:rPr>
    </w:lvl>
    <w:lvl w:ilvl="5" w:tplc="CC0C7D8E">
      <w:start w:val="1"/>
      <w:numFmt w:val="bullet"/>
      <w:lvlText w:val=""/>
      <w:lvlJc w:val="left"/>
      <w:pPr>
        <w:ind w:left="4320" w:hanging="360"/>
      </w:pPr>
      <w:rPr>
        <w:rFonts w:ascii="Wingdings" w:hAnsi="Wingdings" w:hint="default"/>
      </w:rPr>
    </w:lvl>
    <w:lvl w:ilvl="6" w:tplc="3F9EFA12">
      <w:start w:val="1"/>
      <w:numFmt w:val="bullet"/>
      <w:lvlText w:val=""/>
      <w:lvlJc w:val="left"/>
      <w:pPr>
        <w:ind w:left="5040" w:hanging="360"/>
      </w:pPr>
      <w:rPr>
        <w:rFonts w:ascii="Symbol" w:hAnsi="Symbol" w:hint="default"/>
      </w:rPr>
    </w:lvl>
    <w:lvl w:ilvl="7" w:tplc="29BA1CB8">
      <w:start w:val="1"/>
      <w:numFmt w:val="bullet"/>
      <w:lvlText w:val="o"/>
      <w:lvlJc w:val="left"/>
      <w:pPr>
        <w:ind w:left="5760" w:hanging="360"/>
      </w:pPr>
      <w:rPr>
        <w:rFonts w:ascii="Courier New" w:hAnsi="Courier New" w:hint="default"/>
      </w:rPr>
    </w:lvl>
    <w:lvl w:ilvl="8" w:tplc="28549378">
      <w:start w:val="1"/>
      <w:numFmt w:val="bullet"/>
      <w:lvlText w:val=""/>
      <w:lvlJc w:val="left"/>
      <w:pPr>
        <w:ind w:left="6480" w:hanging="360"/>
      </w:pPr>
      <w:rPr>
        <w:rFonts w:ascii="Wingdings" w:hAnsi="Wingdings" w:hint="default"/>
      </w:rPr>
    </w:lvl>
  </w:abstractNum>
  <w:abstractNum w:abstractNumId="18" w15:restartNumberingAfterBreak="0">
    <w:nsid w:val="30195DC1"/>
    <w:multiLevelType w:val="hybridMultilevel"/>
    <w:tmpl w:val="FFFFFFFF"/>
    <w:lvl w:ilvl="0" w:tplc="FFFFFFFF">
      <w:start w:val="1"/>
      <w:numFmt w:val="upperLetter"/>
      <w:lvlText w:val="%1."/>
      <w:lvlJc w:val="left"/>
      <w:pPr>
        <w:ind w:left="720" w:hanging="360"/>
      </w:pPr>
    </w:lvl>
    <w:lvl w:ilvl="1" w:tplc="FFFFFFFF">
      <w:start w:val="1"/>
      <w:numFmt w:val="upperRoman"/>
      <w:lvlText w:val="%2."/>
      <w:lvlJc w:val="right"/>
      <w:pPr>
        <w:ind w:left="1440" w:hanging="360"/>
      </w:pPr>
    </w:lvl>
    <w:lvl w:ilvl="2" w:tplc="F68CFE6C">
      <w:start w:val="1"/>
      <w:numFmt w:val="lowerRoman"/>
      <w:lvlText w:val="%3."/>
      <w:lvlJc w:val="right"/>
      <w:pPr>
        <w:ind w:left="2160" w:hanging="180"/>
      </w:pPr>
    </w:lvl>
    <w:lvl w:ilvl="3" w:tplc="33BE8DE4">
      <w:start w:val="1"/>
      <w:numFmt w:val="decimal"/>
      <w:lvlText w:val="%4."/>
      <w:lvlJc w:val="left"/>
      <w:pPr>
        <w:ind w:left="2880" w:hanging="360"/>
      </w:pPr>
    </w:lvl>
    <w:lvl w:ilvl="4" w:tplc="FAA07D72">
      <w:start w:val="1"/>
      <w:numFmt w:val="lowerLetter"/>
      <w:lvlText w:val="%5."/>
      <w:lvlJc w:val="left"/>
      <w:pPr>
        <w:ind w:left="3600" w:hanging="360"/>
      </w:pPr>
    </w:lvl>
    <w:lvl w:ilvl="5" w:tplc="F3908810">
      <w:start w:val="1"/>
      <w:numFmt w:val="lowerRoman"/>
      <w:lvlText w:val="%6."/>
      <w:lvlJc w:val="right"/>
      <w:pPr>
        <w:ind w:left="4320" w:hanging="180"/>
      </w:pPr>
    </w:lvl>
    <w:lvl w:ilvl="6" w:tplc="7032CCAE">
      <w:start w:val="1"/>
      <w:numFmt w:val="decimal"/>
      <w:lvlText w:val="%7."/>
      <w:lvlJc w:val="left"/>
      <w:pPr>
        <w:ind w:left="5040" w:hanging="360"/>
      </w:pPr>
    </w:lvl>
    <w:lvl w:ilvl="7" w:tplc="AFA28DA6">
      <w:start w:val="1"/>
      <w:numFmt w:val="lowerLetter"/>
      <w:lvlText w:val="%8."/>
      <w:lvlJc w:val="left"/>
      <w:pPr>
        <w:ind w:left="5760" w:hanging="360"/>
      </w:pPr>
    </w:lvl>
    <w:lvl w:ilvl="8" w:tplc="A6FE05D4">
      <w:start w:val="1"/>
      <w:numFmt w:val="lowerRoman"/>
      <w:lvlText w:val="%9."/>
      <w:lvlJc w:val="right"/>
      <w:pPr>
        <w:ind w:left="6480" w:hanging="180"/>
      </w:pPr>
    </w:lvl>
  </w:abstractNum>
  <w:abstractNum w:abstractNumId="19" w15:restartNumberingAfterBreak="0">
    <w:nsid w:val="38A71E47"/>
    <w:multiLevelType w:val="hybridMultilevel"/>
    <w:tmpl w:val="9CD62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4C47C7"/>
    <w:multiLevelType w:val="hybridMultilevel"/>
    <w:tmpl w:val="B9AED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782198"/>
    <w:multiLevelType w:val="hybridMultilevel"/>
    <w:tmpl w:val="D466002A"/>
    <w:lvl w:ilvl="0" w:tplc="CB727776">
      <w:start w:val="1"/>
      <w:numFmt w:val="bullet"/>
      <w:lvlText w:val=""/>
      <w:lvlJc w:val="left"/>
      <w:pPr>
        <w:ind w:left="720" w:hanging="360"/>
      </w:pPr>
      <w:rPr>
        <w:rFonts w:ascii="Symbol" w:hAnsi="Symbol" w:hint="default"/>
      </w:rPr>
    </w:lvl>
    <w:lvl w:ilvl="1" w:tplc="5D38BC52">
      <w:start w:val="1"/>
      <w:numFmt w:val="bullet"/>
      <w:lvlText w:val="o"/>
      <w:lvlJc w:val="left"/>
      <w:pPr>
        <w:ind w:left="1440" w:hanging="360"/>
      </w:pPr>
      <w:rPr>
        <w:rFonts w:ascii="Courier New" w:hAnsi="Courier New" w:hint="default"/>
      </w:rPr>
    </w:lvl>
    <w:lvl w:ilvl="2" w:tplc="1D3AA896">
      <w:start w:val="1"/>
      <w:numFmt w:val="bullet"/>
      <w:lvlText w:val=""/>
      <w:lvlJc w:val="left"/>
      <w:pPr>
        <w:ind w:left="2160" w:hanging="360"/>
      </w:pPr>
      <w:rPr>
        <w:rFonts w:ascii="Wingdings" w:hAnsi="Wingdings" w:hint="default"/>
      </w:rPr>
    </w:lvl>
    <w:lvl w:ilvl="3" w:tplc="05D03976">
      <w:start w:val="1"/>
      <w:numFmt w:val="bullet"/>
      <w:lvlText w:val=""/>
      <w:lvlJc w:val="left"/>
      <w:pPr>
        <w:ind w:left="2880" w:hanging="360"/>
      </w:pPr>
      <w:rPr>
        <w:rFonts w:ascii="Symbol" w:hAnsi="Symbol" w:hint="default"/>
      </w:rPr>
    </w:lvl>
    <w:lvl w:ilvl="4" w:tplc="BE30E4FC">
      <w:start w:val="1"/>
      <w:numFmt w:val="bullet"/>
      <w:lvlText w:val="o"/>
      <w:lvlJc w:val="left"/>
      <w:pPr>
        <w:ind w:left="3600" w:hanging="360"/>
      </w:pPr>
      <w:rPr>
        <w:rFonts w:ascii="Courier New" w:hAnsi="Courier New" w:hint="default"/>
      </w:rPr>
    </w:lvl>
    <w:lvl w:ilvl="5" w:tplc="57D856D2">
      <w:start w:val="1"/>
      <w:numFmt w:val="bullet"/>
      <w:lvlText w:val=""/>
      <w:lvlJc w:val="left"/>
      <w:pPr>
        <w:ind w:left="4320" w:hanging="360"/>
      </w:pPr>
      <w:rPr>
        <w:rFonts w:ascii="Wingdings" w:hAnsi="Wingdings" w:hint="default"/>
      </w:rPr>
    </w:lvl>
    <w:lvl w:ilvl="6" w:tplc="3716CC42">
      <w:start w:val="1"/>
      <w:numFmt w:val="bullet"/>
      <w:lvlText w:val=""/>
      <w:lvlJc w:val="left"/>
      <w:pPr>
        <w:ind w:left="5040" w:hanging="360"/>
      </w:pPr>
      <w:rPr>
        <w:rFonts w:ascii="Symbol" w:hAnsi="Symbol" w:hint="default"/>
      </w:rPr>
    </w:lvl>
    <w:lvl w:ilvl="7" w:tplc="B9B28282">
      <w:start w:val="1"/>
      <w:numFmt w:val="bullet"/>
      <w:lvlText w:val="o"/>
      <w:lvlJc w:val="left"/>
      <w:pPr>
        <w:ind w:left="5760" w:hanging="360"/>
      </w:pPr>
      <w:rPr>
        <w:rFonts w:ascii="Courier New" w:hAnsi="Courier New" w:hint="default"/>
      </w:rPr>
    </w:lvl>
    <w:lvl w:ilvl="8" w:tplc="4AB80676">
      <w:start w:val="1"/>
      <w:numFmt w:val="bullet"/>
      <w:lvlText w:val=""/>
      <w:lvlJc w:val="left"/>
      <w:pPr>
        <w:ind w:left="6480" w:hanging="360"/>
      </w:pPr>
      <w:rPr>
        <w:rFonts w:ascii="Wingdings" w:hAnsi="Wingdings" w:hint="default"/>
      </w:rPr>
    </w:lvl>
  </w:abstractNum>
  <w:abstractNum w:abstractNumId="22" w15:restartNumberingAfterBreak="0">
    <w:nsid w:val="54C43B1D"/>
    <w:multiLevelType w:val="hybridMultilevel"/>
    <w:tmpl w:val="F15E3342"/>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4620064">
      <w:start w:val="1"/>
      <w:numFmt w:val="lowerLetter"/>
      <w:lvlText w:val="%3."/>
      <w:lvlJc w:val="left"/>
      <w:pPr>
        <w:ind w:left="2160" w:hanging="180"/>
      </w:pPr>
      <w:rPr>
        <w:rFonts w:ascii="Times New Roman" w:eastAsia="Calibri" w:hAnsi="Times New Roman" w:cs="Times New Roman"/>
      </w:rPr>
    </w:lvl>
    <w:lvl w:ilvl="3" w:tplc="F0685EDC">
      <w:start w:val="1"/>
      <w:numFmt w:val="decimal"/>
      <w:lvlText w:val="%4."/>
      <w:lvlJc w:val="left"/>
      <w:pPr>
        <w:ind w:left="2880" w:hanging="360"/>
      </w:pPr>
    </w:lvl>
    <w:lvl w:ilvl="4" w:tplc="9E1E893C">
      <w:start w:val="1"/>
      <w:numFmt w:val="lowerLetter"/>
      <w:lvlText w:val="%5."/>
      <w:lvlJc w:val="left"/>
      <w:pPr>
        <w:ind w:left="3600" w:hanging="360"/>
      </w:pPr>
    </w:lvl>
    <w:lvl w:ilvl="5" w:tplc="35C428C0">
      <w:start w:val="1"/>
      <w:numFmt w:val="lowerRoman"/>
      <w:lvlText w:val="%6."/>
      <w:lvlJc w:val="right"/>
      <w:pPr>
        <w:ind w:left="4320" w:hanging="180"/>
      </w:pPr>
    </w:lvl>
    <w:lvl w:ilvl="6" w:tplc="993ACEE6">
      <w:start w:val="1"/>
      <w:numFmt w:val="decimal"/>
      <w:lvlText w:val="%7."/>
      <w:lvlJc w:val="left"/>
      <w:pPr>
        <w:ind w:left="5040" w:hanging="360"/>
      </w:pPr>
    </w:lvl>
    <w:lvl w:ilvl="7" w:tplc="CAE43B72">
      <w:start w:val="1"/>
      <w:numFmt w:val="lowerLetter"/>
      <w:lvlText w:val="%8."/>
      <w:lvlJc w:val="left"/>
      <w:pPr>
        <w:ind w:left="5760" w:hanging="360"/>
      </w:pPr>
    </w:lvl>
    <w:lvl w:ilvl="8" w:tplc="E2E63130">
      <w:start w:val="1"/>
      <w:numFmt w:val="lowerRoman"/>
      <w:lvlText w:val="%9."/>
      <w:lvlJc w:val="right"/>
      <w:pPr>
        <w:ind w:left="6480" w:hanging="180"/>
      </w:pPr>
    </w:lvl>
  </w:abstractNum>
  <w:abstractNum w:abstractNumId="23" w15:restartNumberingAfterBreak="0">
    <w:nsid w:val="56316BB9"/>
    <w:multiLevelType w:val="hybridMultilevel"/>
    <w:tmpl w:val="5D36342C"/>
    <w:lvl w:ilvl="0" w:tplc="8360A12A">
      <w:start w:val="22"/>
      <w:numFmt w:val="upp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884DD4"/>
    <w:multiLevelType w:val="hybridMultilevel"/>
    <w:tmpl w:val="D8DAA3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B14AB0"/>
    <w:multiLevelType w:val="hybridMultilevel"/>
    <w:tmpl w:val="2AAC83C8"/>
    <w:lvl w:ilvl="0" w:tplc="FFFFFFFF">
      <w:start w:val="1"/>
      <w:numFmt w:val="upp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63CB252C"/>
    <w:multiLevelType w:val="hybridMultilevel"/>
    <w:tmpl w:val="7BB8B4CA"/>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AD1678"/>
    <w:multiLevelType w:val="hybridMultilevel"/>
    <w:tmpl w:val="42A408B8"/>
    <w:lvl w:ilvl="0" w:tplc="E7044C60">
      <w:start w:val="1"/>
      <w:numFmt w:val="decimal"/>
      <w:lvlText w:val="%1."/>
      <w:lvlJc w:val="left"/>
      <w:pPr>
        <w:ind w:left="720" w:hanging="360"/>
      </w:pPr>
    </w:lvl>
    <w:lvl w:ilvl="1" w:tplc="7F4E5ED6">
      <w:start w:val="1"/>
      <w:numFmt w:val="lowerLetter"/>
      <w:lvlText w:val="%2."/>
      <w:lvlJc w:val="left"/>
      <w:pPr>
        <w:ind w:left="1440" w:hanging="360"/>
      </w:pPr>
    </w:lvl>
    <w:lvl w:ilvl="2" w:tplc="99BEAF2C">
      <w:start w:val="1"/>
      <w:numFmt w:val="lowerRoman"/>
      <w:lvlText w:val="%3."/>
      <w:lvlJc w:val="right"/>
      <w:pPr>
        <w:ind w:left="2160" w:hanging="180"/>
      </w:pPr>
    </w:lvl>
    <w:lvl w:ilvl="3" w:tplc="DAD4AC90">
      <w:start w:val="1"/>
      <w:numFmt w:val="decimal"/>
      <w:lvlText w:val="%4."/>
      <w:lvlJc w:val="left"/>
      <w:pPr>
        <w:ind w:left="2880" w:hanging="360"/>
      </w:pPr>
    </w:lvl>
    <w:lvl w:ilvl="4" w:tplc="97CCDC70">
      <w:start w:val="1"/>
      <w:numFmt w:val="lowerLetter"/>
      <w:lvlText w:val="%5."/>
      <w:lvlJc w:val="left"/>
      <w:pPr>
        <w:ind w:left="3600" w:hanging="360"/>
      </w:pPr>
    </w:lvl>
    <w:lvl w:ilvl="5" w:tplc="68027196">
      <w:start w:val="1"/>
      <w:numFmt w:val="lowerRoman"/>
      <w:lvlText w:val="%6."/>
      <w:lvlJc w:val="right"/>
      <w:pPr>
        <w:ind w:left="4320" w:hanging="180"/>
      </w:pPr>
    </w:lvl>
    <w:lvl w:ilvl="6" w:tplc="1C962E28">
      <w:start w:val="1"/>
      <w:numFmt w:val="decimal"/>
      <w:lvlText w:val="%7."/>
      <w:lvlJc w:val="left"/>
      <w:pPr>
        <w:ind w:left="5040" w:hanging="360"/>
      </w:pPr>
    </w:lvl>
    <w:lvl w:ilvl="7" w:tplc="FFCCF11E">
      <w:start w:val="1"/>
      <w:numFmt w:val="lowerLetter"/>
      <w:lvlText w:val="%8."/>
      <w:lvlJc w:val="left"/>
      <w:pPr>
        <w:ind w:left="5760" w:hanging="360"/>
      </w:pPr>
    </w:lvl>
    <w:lvl w:ilvl="8" w:tplc="B5645012">
      <w:start w:val="1"/>
      <w:numFmt w:val="lowerRoman"/>
      <w:lvlText w:val="%9."/>
      <w:lvlJc w:val="right"/>
      <w:pPr>
        <w:ind w:left="6480" w:hanging="180"/>
      </w:pPr>
    </w:lvl>
  </w:abstractNum>
  <w:abstractNum w:abstractNumId="28" w15:restartNumberingAfterBreak="0">
    <w:nsid w:val="740362C7"/>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616834F6">
      <w:start w:val="1"/>
      <w:numFmt w:val="lowerRoman"/>
      <w:lvlText w:val="%3."/>
      <w:lvlJc w:val="right"/>
      <w:pPr>
        <w:ind w:left="2160" w:hanging="180"/>
      </w:pPr>
    </w:lvl>
    <w:lvl w:ilvl="3" w:tplc="303E4878">
      <w:start w:val="1"/>
      <w:numFmt w:val="decimal"/>
      <w:lvlText w:val="%4."/>
      <w:lvlJc w:val="left"/>
      <w:pPr>
        <w:ind w:left="2880" w:hanging="360"/>
      </w:pPr>
    </w:lvl>
    <w:lvl w:ilvl="4" w:tplc="99467F7A">
      <w:start w:val="1"/>
      <w:numFmt w:val="lowerLetter"/>
      <w:lvlText w:val="%5."/>
      <w:lvlJc w:val="left"/>
      <w:pPr>
        <w:ind w:left="3600" w:hanging="360"/>
      </w:pPr>
    </w:lvl>
    <w:lvl w:ilvl="5" w:tplc="EC5C2528">
      <w:start w:val="1"/>
      <w:numFmt w:val="lowerRoman"/>
      <w:lvlText w:val="%6."/>
      <w:lvlJc w:val="right"/>
      <w:pPr>
        <w:ind w:left="4320" w:hanging="180"/>
      </w:pPr>
    </w:lvl>
    <w:lvl w:ilvl="6" w:tplc="F188B24C">
      <w:start w:val="1"/>
      <w:numFmt w:val="decimal"/>
      <w:lvlText w:val="%7."/>
      <w:lvlJc w:val="left"/>
      <w:pPr>
        <w:ind w:left="5040" w:hanging="360"/>
      </w:pPr>
    </w:lvl>
    <w:lvl w:ilvl="7" w:tplc="AD7A9280">
      <w:start w:val="1"/>
      <w:numFmt w:val="lowerLetter"/>
      <w:lvlText w:val="%8."/>
      <w:lvlJc w:val="left"/>
      <w:pPr>
        <w:ind w:left="5760" w:hanging="360"/>
      </w:pPr>
    </w:lvl>
    <w:lvl w:ilvl="8" w:tplc="CF32611C">
      <w:start w:val="1"/>
      <w:numFmt w:val="lowerRoman"/>
      <w:lvlText w:val="%9."/>
      <w:lvlJc w:val="right"/>
      <w:pPr>
        <w:ind w:left="6480" w:hanging="180"/>
      </w:pPr>
    </w:lvl>
  </w:abstractNum>
  <w:abstractNum w:abstractNumId="29" w15:restartNumberingAfterBreak="0">
    <w:nsid w:val="75C3062A"/>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E582416C">
      <w:start w:val="1"/>
      <w:numFmt w:val="decimal"/>
      <w:lvlText w:val="%4."/>
      <w:lvlJc w:val="left"/>
      <w:pPr>
        <w:ind w:left="2880" w:hanging="360"/>
      </w:pPr>
    </w:lvl>
    <w:lvl w:ilvl="4" w:tplc="1E7A8444">
      <w:start w:val="1"/>
      <w:numFmt w:val="lowerLetter"/>
      <w:lvlText w:val="%5."/>
      <w:lvlJc w:val="left"/>
      <w:pPr>
        <w:ind w:left="3600" w:hanging="360"/>
      </w:pPr>
    </w:lvl>
    <w:lvl w:ilvl="5" w:tplc="89B43004">
      <w:start w:val="1"/>
      <w:numFmt w:val="lowerRoman"/>
      <w:lvlText w:val="%6."/>
      <w:lvlJc w:val="right"/>
      <w:pPr>
        <w:ind w:left="4320" w:hanging="180"/>
      </w:pPr>
    </w:lvl>
    <w:lvl w:ilvl="6" w:tplc="6F6ACF8E">
      <w:start w:val="1"/>
      <w:numFmt w:val="decimal"/>
      <w:lvlText w:val="%7."/>
      <w:lvlJc w:val="left"/>
      <w:pPr>
        <w:ind w:left="5040" w:hanging="360"/>
      </w:pPr>
    </w:lvl>
    <w:lvl w:ilvl="7" w:tplc="0A3AC7BA">
      <w:start w:val="1"/>
      <w:numFmt w:val="lowerLetter"/>
      <w:lvlText w:val="%8."/>
      <w:lvlJc w:val="left"/>
      <w:pPr>
        <w:ind w:left="5760" w:hanging="360"/>
      </w:pPr>
    </w:lvl>
    <w:lvl w:ilvl="8" w:tplc="D95C45F0">
      <w:start w:val="1"/>
      <w:numFmt w:val="lowerRoman"/>
      <w:lvlText w:val="%9."/>
      <w:lvlJc w:val="right"/>
      <w:pPr>
        <w:ind w:left="6480" w:hanging="180"/>
      </w:pPr>
    </w:lvl>
  </w:abstractNum>
  <w:abstractNum w:abstractNumId="30" w15:restartNumberingAfterBreak="0">
    <w:nsid w:val="78E1251E"/>
    <w:multiLevelType w:val="hybridMultilevel"/>
    <w:tmpl w:val="54F4A8E2"/>
    <w:lvl w:ilvl="0" w:tplc="2CA65200">
      <w:start w:val="4"/>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DB0761"/>
    <w:multiLevelType w:val="hybridMultilevel"/>
    <w:tmpl w:val="6F98BC22"/>
    <w:lvl w:ilvl="0" w:tplc="E87ED254">
      <w:start w:val="22"/>
      <w:numFmt w:val="upp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E0BDB"/>
    <w:multiLevelType w:val="hybridMultilevel"/>
    <w:tmpl w:val="262CC19E"/>
    <w:lvl w:ilvl="0" w:tplc="4276313E">
      <w:start w:val="1"/>
      <w:numFmt w:val="bullet"/>
      <w:lvlText w:val=""/>
      <w:lvlJc w:val="left"/>
      <w:pPr>
        <w:ind w:left="720" w:hanging="360"/>
      </w:pPr>
      <w:rPr>
        <w:rFonts w:ascii="Symbol" w:hAnsi="Symbol" w:hint="default"/>
      </w:rPr>
    </w:lvl>
    <w:lvl w:ilvl="1" w:tplc="953EE834">
      <w:start w:val="1"/>
      <w:numFmt w:val="bullet"/>
      <w:lvlText w:val="o"/>
      <w:lvlJc w:val="left"/>
      <w:pPr>
        <w:ind w:left="1440" w:hanging="360"/>
      </w:pPr>
      <w:rPr>
        <w:rFonts w:ascii="Courier New" w:hAnsi="Courier New" w:hint="default"/>
      </w:rPr>
    </w:lvl>
    <w:lvl w:ilvl="2" w:tplc="AEB83CEA">
      <w:start w:val="1"/>
      <w:numFmt w:val="bullet"/>
      <w:lvlText w:val=""/>
      <w:lvlJc w:val="left"/>
      <w:pPr>
        <w:ind w:left="2160" w:hanging="360"/>
      </w:pPr>
      <w:rPr>
        <w:rFonts w:ascii="Wingdings" w:hAnsi="Wingdings" w:hint="default"/>
      </w:rPr>
    </w:lvl>
    <w:lvl w:ilvl="3" w:tplc="28E897AE">
      <w:start w:val="1"/>
      <w:numFmt w:val="bullet"/>
      <w:lvlText w:val=""/>
      <w:lvlJc w:val="left"/>
      <w:pPr>
        <w:ind w:left="2880" w:hanging="360"/>
      </w:pPr>
      <w:rPr>
        <w:rFonts w:ascii="Symbol" w:hAnsi="Symbol" w:hint="default"/>
      </w:rPr>
    </w:lvl>
    <w:lvl w:ilvl="4" w:tplc="6FA0EB32">
      <w:start w:val="1"/>
      <w:numFmt w:val="bullet"/>
      <w:lvlText w:val="o"/>
      <w:lvlJc w:val="left"/>
      <w:pPr>
        <w:ind w:left="3600" w:hanging="360"/>
      </w:pPr>
      <w:rPr>
        <w:rFonts w:ascii="Courier New" w:hAnsi="Courier New" w:hint="default"/>
      </w:rPr>
    </w:lvl>
    <w:lvl w:ilvl="5" w:tplc="9DAA1536">
      <w:start w:val="1"/>
      <w:numFmt w:val="bullet"/>
      <w:lvlText w:val=""/>
      <w:lvlJc w:val="left"/>
      <w:pPr>
        <w:ind w:left="4320" w:hanging="360"/>
      </w:pPr>
      <w:rPr>
        <w:rFonts w:ascii="Wingdings" w:hAnsi="Wingdings" w:hint="default"/>
      </w:rPr>
    </w:lvl>
    <w:lvl w:ilvl="6" w:tplc="0DA86330">
      <w:start w:val="1"/>
      <w:numFmt w:val="bullet"/>
      <w:lvlText w:val=""/>
      <w:lvlJc w:val="left"/>
      <w:pPr>
        <w:ind w:left="5040" w:hanging="360"/>
      </w:pPr>
      <w:rPr>
        <w:rFonts w:ascii="Symbol" w:hAnsi="Symbol" w:hint="default"/>
      </w:rPr>
    </w:lvl>
    <w:lvl w:ilvl="7" w:tplc="941457CE">
      <w:start w:val="1"/>
      <w:numFmt w:val="bullet"/>
      <w:lvlText w:val="o"/>
      <w:lvlJc w:val="left"/>
      <w:pPr>
        <w:ind w:left="5760" w:hanging="360"/>
      </w:pPr>
      <w:rPr>
        <w:rFonts w:ascii="Courier New" w:hAnsi="Courier New" w:hint="default"/>
      </w:rPr>
    </w:lvl>
    <w:lvl w:ilvl="8" w:tplc="DF4E46B6">
      <w:start w:val="1"/>
      <w:numFmt w:val="bullet"/>
      <w:lvlText w:val=""/>
      <w:lvlJc w:val="left"/>
      <w:pPr>
        <w:ind w:left="6480" w:hanging="360"/>
      </w:pPr>
      <w:rPr>
        <w:rFonts w:ascii="Wingdings" w:hAnsi="Wingdings" w:hint="default"/>
      </w:rPr>
    </w:lvl>
  </w:abstractNum>
  <w:abstractNum w:abstractNumId="33" w15:restartNumberingAfterBreak="0">
    <w:nsid w:val="7B716411"/>
    <w:multiLevelType w:val="hybridMultilevel"/>
    <w:tmpl w:val="7EA62312"/>
    <w:lvl w:ilvl="0" w:tplc="51F2079E">
      <w:start w:val="2"/>
      <w:numFmt w:val="upperRoman"/>
      <w:lvlText w:val="%1."/>
      <w:lvlJc w:val="left"/>
      <w:pPr>
        <w:ind w:left="1080" w:hanging="720"/>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B6941"/>
    <w:multiLevelType w:val="hybridMultilevel"/>
    <w:tmpl w:val="67F6D9E0"/>
    <w:lvl w:ilvl="0" w:tplc="FFFFFFFF">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2735">
    <w:abstractNumId w:val="28"/>
  </w:num>
  <w:num w:numId="2" w16cid:durableId="577137694">
    <w:abstractNumId w:val="29"/>
  </w:num>
  <w:num w:numId="3" w16cid:durableId="1824806892">
    <w:abstractNumId w:val="6"/>
  </w:num>
  <w:num w:numId="4" w16cid:durableId="1068767044">
    <w:abstractNumId w:val="22"/>
  </w:num>
  <w:num w:numId="5" w16cid:durableId="124324198">
    <w:abstractNumId w:val="18"/>
  </w:num>
  <w:num w:numId="6" w16cid:durableId="628779835">
    <w:abstractNumId w:val="17"/>
  </w:num>
  <w:num w:numId="7" w16cid:durableId="1112481557">
    <w:abstractNumId w:val="32"/>
  </w:num>
  <w:num w:numId="8" w16cid:durableId="1494224227">
    <w:abstractNumId w:val="10"/>
  </w:num>
  <w:num w:numId="9" w16cid:durableId="1864041">
    <w:abstractNumId w:val="4"/>
  </w:num>
  <w:num w:numId="10" w16cid:durableId="71122880">
    <w:abstractNumId w:val="16"/>
  </w:num>
  <w:num w:numId="11" w16cid:durableId="2360309">
    <w:abstractNumId w:val="27"/>
  </w:num>
  <w:num w:numId="12" w16cid:durableId="2077386990">
    <w:abstractNumId w:val="12"/>
  </w:num>
  <w:num w:numId="13" w16cid:durableId="1330210452">
    <w:abstractNumId w:val="21"/>
  </w:num>
  <w:num w:numId="14" w16cid:durableId="478040265">
    <w:abstractNumId w:val="20"/>
  </w:num>
  <w:num w:numId="15" w16cid:durableId="621809763">
    <w:abstractNumId w:val="11"/>
  </w:num>
  <w:num w:numId="16" w16cid:durableId="1805542275">
    <w:abstractNumId w:val="5"/>
  </w:num>
  <w:num w:numId="17" w16cid:durableId="1164395464">
    <w:abstractNumId w:val="3"/>
  </w:num>
  <w:num w:numId="18" w16cid:durableId="1200320198">
    <w:abstractNumId w:val="25"/>
  </w:num>
  <w:num w:numId="19" w16cid:durableId="1835606265">
    <w:abstractNumId w:val="34"/>
  </w:num>
  <w:num w:numId="20" w16cid:durableId="703135977">
    <w:abstractNumId w:val="26"/>
  </w:num>
  <w:num w:numId="21" w16cid:durableId="1553539806">
    <w:abstractNumId w:val="7"/>
  </w:num>
  <w:num w:numId="22" w16cid:durableId="45182179">
    <w:abstractNumId w:val="1"/>
  </w:num>
  <w:num w:numId="23" w16cid:durableId="1769694534">
    <w:abstractNumId w:val="2"/>
  </w:num>
  <w:num w:numId="24" w16cid:durableId="2093426531">
    <w:abstractNumId w:val="8"/>
  </w:num>
  <w:num w:numId="25" w16cid:durableId="50740641">
    <w:abstractNumId w:val="24"/>
  </w:num>
  <w:num w:numId="26" w16cid:durableId="626473530">
    <w:abstractNumId w:val="9"/>
  </w:num>
  <w:num w:numId="27" w16cid:durableId="245966199">
    <w:abstractNumId w:val="13"/>
  </w:num>
  <w:num w:numId="28" w16cid:durableId="1819690618">
    <w:abstractNumId w:val="14"/>
  </w:num>
  <w:num w:numId="29" w16cid:durableId="1856338553">
    <w:abstractNumId w:val="0"/>
  </w:num>
  <w:num w:numId="30" w16cid:durableId="1642073181">
    <w:abstractNumId w:val="33"/>
  </w:num>
  <w:num w:numId="31" w16cid:durableId="2123114480">
    <w:abstractNumId w:val="15"/>
  </w:num>
  <w:num w:numId="32" w16cid:durableId="899555592">
    <w:abstractNumId w:val="19"/>
  </w:num>
  <w:num w:numId="33" w16cid:durableId="2115703515">
    <w:abstractNumId w:val="30"/>
  </w:num>
  <w:num w:numId="34" w16cid:durableId="1645741283">
    <w:abstractNumId w:val="31"/>
  </w:num>
  <w:num w:numId="35" w16cid:durableId="48477991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ckman, Robert - FS, UT">
    <w15:presenceInfo w15:providerId="AD" w15:userId="S::Robert.Heckman@usda.gov::1e7e7ef9-6f2d-431a-854a-7ab489e6e7a2"/>
  </w15:person>
  <w15:person w15:author="Miniat, Chelcy - FS">
    <w15:presenceInfo w15:providerId="None" w15:userId="Miniat, Chelcy - FS"/>
  </w15:person>
  <w15:person w15:author="Rita Grunberg, Ph.D.">
    <w15:presenceInfo w15:providerId="AD" w15:userId="S::rlg59@duke.edu::1fdd1c01-ef55-4d2d-a8a1-078aa53de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C0MDS3MDayNLCwMDZX0lEKTi0uzszPAykwrAUAMNTNJiwAAAA="/>
  </w:docVars>
  <w:rsids>
    <w:rsidRoot w:val="7BD25469"/>
    <w:rsid w:val="00000DE9"/>
    <w:rsid w:val="00001A3D"/>
    <w:rsid w:val="00021E46"/>
    <w:rsid w:val="000240CE"/>
    <w:rsid w:val="000249CD"/>
    <w:rsid w:val="000329B5"/>
    <w:rsid w:val="00036F6D"/>
    <w:rsid w:val="00041259"/>
    <w:rsid w:val="00041B3D"/>
    <w:rsid w:val="00052423"/>
    <w:rsid w:val="00054F10"/>
    <w:rsid w:val="00070EF9"/>
    <w:rsid w:val="00071D6F"/>
    <w:rsid w:val="00071F6C"/>
    <w:rsid w:val="00077DD2"/>
    <w:rsid w:val="00082D45"/>
    <w:rsid w:val="00085CDB"/>
    <w:rsid w:val="00090BE9"/>
    <w:rsid w:val="00091E2C"/>
    <w:rsid w:val="00094C65"/>
    <w:rsid w:val="000C4105"/>
    <w:rsid w:val="000D5500"/>
    <w:rsid w:val="000F203C"/>
    <w:rsid w:val="000F4E61"/>
    <w:rsid w:val="00106647"/>
    <w:rsid w:val="001114A1"/>
    <w:rsid w:val="00117EB7"/>
    <w:rsid w:val="00122CD6"/>
    <w:rsid w:val="001240D0"/>
    <w:rsid w:val="00147C56"/>
    <w:rsid w:val="00152162"/>
    <w:rsid w:val="00152E9D"/>
    <w:rsid w:val="00164E55"/>
    <w:rsid w:val="00165758"/>
    <w:rsid w:val="001735A3"/>
    <w:rsid w:val="001759FB"/>
    <w:rsid w:val="0018205A"/>
    <w:rsid w:val="001839D1"/>
    <w:rsid w:val="00191547"/>
    <w:rsid w:val="00192D95"/>
    <w:rsid w:val="0019547C"/>
    <w:rsid w:val="001958D8"/>
    <w:rsid w:val="0019701D"/>
    <w:rsid w:val="001A5421"/>
    <w:rsid w:val="001C2A1A"/>
    <w:rsid w:val="001D0731"/>
    <w:rsid w:val="001D5B2E"/>
    <w:rsid w:val="001F6302"/>
    <w:rsid w:val="001F714C"/>
    <w:rsid w:val="00203370"/>
    <w:rsid w:val="00203C57"/>
    <w:rsid w:val="00206E4F"/>
    <w:rsid w:val="00212D64"/>
    <w:rsid w:val="002133DE"/>
    <w:rsid w:val="0021708C"/>
    <w:rsid w:val="00221279"/>
    <w:rsid w:val="00223FDC"/>
    <w:rsid w:val="00225BC6"/>
    <w:rsid w:val="00227D4E"/>
    <w:rsid w:val="0023063D"/>
    <w:rsid w:val="00232403"/>
    <w:rsid w:val="00232A27"/>
    <w:rsid w:val="002330C8"/>
    <w:rsid w:val="00233799"/>
    <w:rsid w:val="002351C2"/>
    <w:rsid w:val="00237D9B"/>
    <w:rsid w:val="00240DBE"/>
    <w:rsid w:val="00243685"/>
    <w:rsid w:val="0025272E"/>
    <w:rsid w:val="00252CCF"/>
    <w:rsid w:val="00256B9F"/>
    <w:rsid w:val="00260D61"/>
    <w:rsid w:val="00265C9A"/>
    <w:rsid w:val="00265EC4"/>
    <w:rsid w:val="00266729"/>
    <w:rsid w:val="00276FF1"/>
    <w:rsid w:val="00277798"/>
    <w:rsid w:val="0028024B"/>
    <w:rsid w:val="00284FFA"/>
    <w:rsid w:val="0028523A"/>
    <w:rsid w:val="00295250"/>
    <w:rsid w:val="00296052"/>
    <w:rsid w:val="00296715"/>
    <w:rsid w:val="00297E96"/>
    <w:rsid w:val="002A3309"/>
    <w:rsid w:val="002A34B2"/>
    <w:rsid w:val="002A5BE9"/>
    <w:rsid w:val="002A685D"/>
    <w:rsid w:val="002B0115"/>
    <w:rsid w:val="002B0B5D"/>
    <w:rsid w:val="002B6B32"/>
    <w:rsid w:val="002E0607"/>
    <w:rsid w:val="002E230F"/>
    <w:rsid w:val="002E2F79"/>
    <w:rsid w:val="002F283B"/>
    <w:rsid w:val="002F3422"/>
    <w:rsid w:val="002F5D59"/>
    <w:rsid w:val="002F6598"/>
    <w:rsid w:val="003031CA"/>
    <w:rsid w:val="003045C6"/>
    <w:rsid w:val="00306145"/>
    <w:rsid w:val="00317B29"/>
    <w:rsid w:val="00322648"/>
    <w:rsid w:val="00325711"/>
    <w:rsid w:val="00325E23"/>
    <w:rsid w:val="0032749C"/>
    <w:rsid w:val="0033297E"/>
    <w:rsid w:val="00333F15"/>
    <w:rsid w:val="003378B4"/>
    <w:rsid w:val="00343DD7"/>
    <w:rsid w:val="00345807"/>
    <w:rsid w:val="00354012"/>
    <w:rsid w:val="003560E0"/>
    <w:rsid w:val="003661B1"/>
    <w:rsid w:val="00366293"/>
    <w:rsid w:val="00370EFA"/>
    <w:rsid w:val="0038433E"/>
    <w:rsid w:val="00390D00"/>
    <w:rsid w:val="0039551C"/>
    <w:rsid w:val="00395A38"/>
    <w:rsid w:val="003A248D"/>
    <w:rsid w:val="003A6559"/>
    <w:rsid w:val="003C0473"/>
    <w:rsid w:val="003C0CCC"/>
    <w:rsid w:val="003C4E23"/>
    <w:rsid w:val="003C572E"/>
    <w:rsid w:val="003C665D"/>
    <w:rsid w:val="003C74C3"/>
    <w:rsid w:val="003E461A"/>
    <w:rsid w:val="003F022B"/>
    <w:rsid w:val="00400768"/>
    <w:rsid w:val="004028D2"/>
    <w:rsid w:val="00406C3D"/>
    <w:rsid w:val="00410486"/>
    <w:rsid w:val="0041262A"/>
    <w:rsid w:val="00420360"/>
    <w:rsid w:val="004205E4"/>
    <w:rsid w:val="00425489"/>
    <w:rsid w:val="00425BD4"/>
    <w:rsid w:val="00427284"/>
    <w:rsid w:val="00435720"/>
    <w:rsid w:val="00437AC1"/>
    <w:rsid w:val="00446CC8"/>
    <w:rsid w:val="00457BF9"/>
    <w:rsid w:val="004656A4"/>
    <w:rsid w:val="00466203"/>
    <w:rsid w:val="00466FEF"/>
    <w:rsid w:val="004675F1"/>
    <w:rsid w:val="0047135E"/>
    <w:rsid w:val="00471BE9"/>
    <w:rsid w:val="00472990"/>
    <w:rsid w:val="0047763E"/>
    <w:rsid w:val="00485E53"/>
    <w:rsid w:val="00490E34"/>
    <w:rsid w:val="00493B60"/>
    <w:rsid w:val="00494097"/>
    <w:rsid w:val="00494649"/>
    <w:rsid w:val="004B08F9"/>
    <w:rsid w:val="004B2898"/>
    <w:rsid w:val="004B4683"/>
    <w:rsid w:val="004C0406"/>
    <w:rsid w:val="004C1402"/>
    <w:rsid w:val="004C173D"/>
    <w:rsid w:val="004C3ACB"/>
    <w:rsid w:val="004D02F7"/>
    <w:rsid w:val="004D181C"/>
    <w:rsid w:val="004E6CD8"/>
    <w:rsid w:val="004F00D0"/>
    <w:rsid w:val="004F0842"/>
    <w:rsid w:val="004F3DA4"/>
    <w:rsid w:val="00505A89"/>
    <w:rsid w:val="00514C16"/>
    <w:rsid w:val="00524B38"/>
    <w:rsid w:val="00524FBA"/>
    <w:rsid w:val="00527231"/>
    <w:rsid w:val="0052743B"/>
    <w:rsid w:val="00540BE5"/>
    <w:rsid w:val="00542ED2"/>
    <w:rsid w:val="00544C28"/>
    <w:rsid w:val="005519B0"/>
    <w:rsid w:val="00555503"/>
    <w:rsid w:val="005559BD"/>
    <w:rsid w:val="00557AB1"/>
    <w:rsid w:val="00564797"/>
    <w:rsid w:val="005677F5"/>
    <w:rsid w:val="00572DF5"/>
    <w:rsid w:val="0057310D"/>
    <w:rsid w:val="005733E7"/>
    <w:rsid w:val="0058261D"/>
    <w:rsid w:val="005828E6"/>
    <w:rsid w:val="0058693E"/>
    <w:rsid w:val="00595378"/>
    <w:rsid w:val="005A18D8"/>
    <w:rsid w:val="005A5D9B"/>
    <w:rsid w:val="005A78B2"/>
    <w:rsid w:val="005B0739"/>
    <w:rsid w:val="005B10B7"/>
    <w:rsid w:val="005B135F"/>
    <w:rsid w:val="005D3F8F"/>
    <w:rsid w:val="005D46BF"/>
    <w:rsid w:val="005E0D58"/>
    <w:rsid w:val="005E0FF0"/>
    <w:rsid w:val="005E20E7"/>
    <w:rsid w:val="005E73CA"/>
    <w:rsid w:val="005F1417"/>
    <w:rsid w:val="0060109C"/>
    <w:rsid w:val="006029B1"/>
    <w:rsid w:val="00605327"/>
    <w:rsid w:val="0062226E"/>
    <w:rsid w:val="00625D67"/>
    <w:rsid w:val="00626CBF"/>
    <w:rsid w:val="0062724F"/>
    <w:rsid w:val="00631213"/>
    <w:rsid w:val="00636A0C"/>
    <w:rsid w:val="00642243"/>
    <w:rsid w:val="00647EC1"/>
    <w:rsid w:val="00647F5E"/>
    <w:rsid w:val="00667D95"/>
    <w:rsid w:val="006716DF"/>
    <w:rsid w:val="00675737"/>
    <w:rsid w:val="00675FAE"/>
    <w:rsid w:val="00676101"/>
    <w:rsid w:val="00680CF6"/>
    <w:rsid w:val="00681C9F"/>
    <w:rsid w:val="00681F0F"/>
    <w:rsid w:val="00684934"/>
    <w:rsid w:val="00694ADA"/>
    <w:rsid w:val="00695152"/>
    <w:rsid w:val="006B23F2"/>
    <w:rsid w:val="006B5D40"/>
    <w:rsid w:val="006D18CB"/>
    <w:rsid w:val="006D63C6"/>
    <w:rsid w:val="006E12D4"/>
    <w:rsid w:val="00704498"/>
    <w:rsid w:val="0070654C"/>
    <w:rsid w:val="007118E3"/>
    <w:rsid w:val="007127F1"/>
    <w:rsid w:val="00722F19"/>
    <w:rsid w:val="0072775B"/>
    <w:rsid w:val="007302FE"/>
    <w:rsid w:val="0073117D"/>
    <w:rsid w:val="00731F77"/>
    <w:rsid w:val="00736EAE"/>
    <w:rsid w:val="00740B5C"/>
    <w:rsid w:val="00740B7B"/>
    <w:rsid w:val="00743FA6"/>
    <w:rsid w:val="0074668F"/>
    <w:rsid w:val="007524C6"/>
    <w:rsid w:val="00754964"/>
    <w:rsid w:val="0075592D"/>
    <w:rsid w:val="00760C06"/>
    <w:rsid w:val="00770174"/>
    <w:rsid w:val="00774E7F"/>
    <w:rsid w:val="0077743C"/>
    <w:rsid w:val="00777FD0"/>
    <w:rsid w:val="007826D7"/>
    <w:rsid w:val="0078389E"/>
    <w:rsid w:val="007847A4"/>
    <w:rsid w:val="00784C79"/>
    <w:rsid w:val="00785332"/>
    <w:rsid w:val="007866B5"/>
    <w:rsid w:val="0079104D"/>
    <w:rsid w:val="00791290"/>
    <w:rsid w:val="007A00FE"/>
    <w:rsid w:val="007A126B"/>
    <w:rsid w:val="007B1EFB"/>
    <w:rsid w:val="007B3C81"/>
    <w:rsid w:val="007C04FF"/>
    <w:rsid w:val="007C3BCF"/>
    <w:rsid w:val="007C7E65"/>
    <w:rsid w:val="007D5DE0"/>
    <w:rsid w:val="007F2776"/>
    <w:rsid w:val="00800DDA"/>
    <w:rsid w:val="0080510B"/>
    <w:rsid w:val="00805784"/>
    <w:rsid w:val="00806CC3"/>
    <w:rsid w:val="00815BBE"/>
    <w:rsid w:val="008213AE"/>
    <w:rsid w:val="008230D4"/>
    <w:rsid w:val="00826160"/>
    <w:rsid w:val="00832894"/>
    <w:rsid w:val="00835BFF"/>
    <w:rsid w:val="008457E8"/>
    <w:rsid w:val="00846BBF"/>
    <w:rsid w:val="00854E2C"/>
    <w:rsid w:val="0086768C"/>
    <w:rsid w:val="0087074E"/>
    <w:rsid w:val="00874961"/>
    <w:rsid w:val="00874BDF"/>
    <w:rsid w:val="00877F5F"/>
    <w:rsid w:val="00884142"/>
    <w:rsid w:val="00886362"/>
    <w:rsid w:val="0089024C"/>
    <w:rsid w:val="00891F21"/>
    <w:rsid w:val="008A1DDA"/>
    <w:rsid w:val="008A3BC3"/>
    <w:rsid w:val="008A7466"/>
    <w:rsid w:val="008C6E1E"/>
    <w:rsid w:val="008D04FC"/>
    <w:rsid w:val="008D4A31"/>
    <w:rsid w:val="008D52A4"/>
    <w:rsid w:val="008F027F"/>
    <w:rsid w:val="008F4FF4"/>
    <w:rsid w:val="008F509F"/>
    <w:rsid w:val="008F6FED"/>
    <w:rsid w:val="009031CA"/>
    <w:rsid w:val="009033F6"/>
    <w:rsid w:val="009127D9"/>
    <w:rsid w:val="009172B5"/>
    <w:rsid w:val="00920A53"/>
    <w:rsid w:val="0092214B"/>
    <w:rsid w:val="009355A1"/>
    <w:rsid w:val="00935FC2"/>
    <w:rsid w:val="009511BC"/>
    <w:rsid w:val="00951D6C"/>
    <w:rsid w:val="00956307"/>
    <w:rsid w:val="009621D0"/>
    <w:rsid w:val="009631E6"/>
    <w:rsid w:val="009635F3"/>
    <w:rsid w:val="00965E7D"/>
    <w:rsid w:val="009668E4"/>
    <w:rsid w:val="009926C1"/>
    <w:rsid w:val="00996602"/>
    <w:rsid w:val="009A64EF"/>
    <w:rsid w:val="009B020B"/>
    <w:rsid w:val="009B40A1"/>
    <w:rsid w:val="009B4F12"/>
    <w:rsid w:val="009B55FF"/>
    <w:rsid w:val="009C71A1"/>
    <w:rsid w:val="009D1DD5"/>
    <w:rsid w:val="009D25F6"/>
    <w:rsid w:val="009D45DB"/>
    <w:rsid w:val="009D5DA7"/>
    <w:rsid w:val="009E43F5"/>
    <w:rsid w:val="00A00555"/>
    <w:rsid w:val="00A103EE"/>
    <w:rsid w:val="00A13F22"/>
    <w:rsid w:val="00A16251"/>
    <w:rsid w:val="00A162C7"/>
    <w:rsid w:val="00A22134"/>
    <w:rsid w:val="00A25135"/>
    <w:rsid w:val="00A26582"/>
    <w:rsid w:val="00A2C666"/>
    <w:rsid w:val="00A31458"/>
    <w:rsid w:val="00A5458E"/>
    <w:rsid w:val="00A60F85"/>
    <w:rsid w:val="00A61280"/>
    <w:rsid w:val="00A72A47"/>
    <w:rsid w:val="00A74777"/>
    <w:rsid w:val="00A840B3"/>
    <w:rsid w:val="00A84714"/>
    <w:rsid w:val="00A86D25"/>
    <w:rsid w:val="00A90D9B"/>
    <w:rsid w:val="00A913B0"/>
    <w:rsid w:val="00A91E1F"/>
    <w:rsid w:val="00AA1A8A"/>
    <w:rsid w:val="00AB40C2"/>
    <w:rsid w:val="00AC3F51"/>
    <w:rsid w:val="00AD73FF"/>
    <w:rsid w:val="00AE03AF"/>
    <w:rsid w:val="00AE0BFD"/>
    <w:rsid w:val="00AE4717"/>
    <w:rsid w:val="00AF1651"/>
    <w:rsid w:val="00AF201B"/>
    <w:rsid w:val="00AF4599"/>
    <w:rsid w:val="00AF7FCD"/>
    <w:rsid w:val="00B17D28"/>
    <w:rsid w:val="00B2041E"/>
    <w:rsid w:val="00B21A1F"/>
    <w:rsid w:val="00B27502"/>
    <w:rsid w:val="00B3115B"/>
    <w:rsid w:val="00B316D6"/>
    <w:rsid w:val="00B32E3D"/>
    <w:rsid w:val="00B364D0"/>
    <w:rsid w:val="00B40A5E"/>
    <w:rsid w:val="00B40B76"/>
    <w:rsid w:val="00B432A5"/>
    <w:rsid w:val="00B45C27"/>
    <w:rsid w:val="00B519F8"/>
    <w:rsid w:val="00B53DF4"/>
    <w:rsid w:val="00B55CBF"/>
    <w:rsid w:val="00B55ED8"/>
    <w:rsid w:val="00B5672A"/>
    <w:rsid w:val="00B65858"/>
    <w:rsid w:val="00B678C8"/>
    <w:rsid w:val="00B70C29"/>
    <w:rsid w:val="00B734B3"/>
    <w:rsid w:val="00B91B75"/>
    <w:rsid w:val="00B9279D"/>
    <w:rsid w:val="00B941E3"/>
    <w:rsid w:val="00B97256"/>
    <w:rsid w:val="00B97BD6"/>
    <w:rsid w:val="00BA090F"/>
    <w:rsid w:val="00BA1930"/>
    <w:rsid w:val="00BA20A0"/>
    <w:rsid w:val="00BA40C6"/>
    <w:rsid w:val="00BB0EB7"/>
    <w:rsid w:val="00BC61B5"/>
    <w:rsid w:val="00BE12A2"/>
    <w:rsid w:val="00BE1A71"/>
    <w:rsid w:val="00BE42B2"/>
    <w:rsid w:val="00BE60A2"/>
    <w:rsid w:val="00BF5174"/>
    <w:rsid w:val="00C05BED"/>
    <w:rsid w:val="00C1349B"/>
    <w:rsid w:val="00C156AB"/>
    <w:rsid w:val="00C20371"/>
    <w:rsid w:val="00C23790"/>
    <w:rsid w:val="00C24A29"/>
    <w:rsid w:val="00C279E1"/>
    <w:rsid w:val="00C32451"/>
    <w:rsid w:val="00C3260B"/>
    <w:rsid w:val="00C3401F"/>
    <w:rsid w:val="00C51779"/>
    <w:rsid w:val="00C62278"/>
    <w:rsid w:val="00C625AE"/>
    <w:rsid w:val="00C64AE1"/>
    <w:rsid w:val="00C70B4F"/>
    <w:rsid w:val="00C744D3"/>
    <w:rsid w:val="00C76218"/>
    <w:rsid w:val="00C8152E"/>
    <w:rsid w:val="00C8423F"/>
    <w:rsid w:val="00C9E011"/>
    <w:rsid w:val="00CA34FA"/>
    <w:rsid w:val="00CB1B8A"/>
    <w:rsid w:val="00CB4CAF"/>
    <w:rsid w:val="00CC1647"/>
    <w:rsid w:val="00CC21DF"/>
    <w:rsid w:val="00CC52BF"/>
    <w:rsid w:val="00CC7A3D"/>
    <w:rsid w:val="00CD3DE4"/>
    <w:rsid w:val="00CD7770"/>
    <w:rsid w:val="00CF2B68"/>
    <w:rsid w:val="00CF75CB"/>
    <w:rsid w:val="00D01D37"/>
    <w:rsid w:val="00D0244B"/>
    <w:rsid w:val="00D05487"/>
    <w:rsid w:val="00D07035"/>
    <w:rsid w:val="00D1192E"/>
    <w:rsid w:val="00D166C4"/>
    <w:rsid w:val="00D170B6"/>
    <w:rsid w:val="00D17AAA"/>
    <w:rsid w:val="00D2577A"/>
    <w:rsid w:val="00D32C58"/>
    <w:rsid w:val="00D346DE"/>
    <w:rsid w:val="00D36346"/>
    <w:rsid w:val="00D37E12"/>
    <w:rsid w:val="00D40FCB"/>
    <w:rsid w:val="00D504E5"/>
    <w:rsid w:val="00D55F8F"/>
    <w:rsid w:val="00D64066"/>
    <w:rsid w:val="00D660A9"/>
    <w:rsid w:val="00D6665F"/>
    <w:rsid w:val="00D72048"/>
    <w:rsid w:val="00D81591"/>
    <w:rsid w:val="00D90EDE"/>
    <w:rsid w:val="00D9359C"/>
    <w:rsid w:val="00DA05E7"/>
    <w:rsid w:val="00DA2B70"/>
    <w:rsid w:val="00DA3D86"/>
    <w:rsid w:val="00DA4526"/>
    <w:rsid w:val="00DB329B"/>
    <w:rsid w:val="00DB5976"/>
    <w:rsid w:val="00DC3BD5"/>
    <w:rsid w:val="00DD0259"/>
    <w:rsid w:val="00DD037C"/>
    <w:rsid w:val="00DD29D2"/>
    <w:rsid w:val="00DD606E"/>
    <w:rsid w:val="00DD7FAA"/>
    <w:rsid w:val="00DE4040"/>
    <w:rsid w:val="00DF2090"/>
    <w:rsid w:val="00E13CB8"/>
    <w:rsid w:val="00E17168"/>
    <w:rsid w:val="00E210A1"/>
    <w:rsid w:val="00E247AB"/>
    <w:rsid w:val="00E3133B"/>
    <w:rsid w:val="00E33923"/>
    <w:rsid w:val="00E33C55"/>
    <w:rsid w:val="00E347EF"/>
    <w:rsid w:val="00E4152E"/>
    <w:rsid w:val="00E41B3A"/>
    <w:rsid w:val="00E4316A"/>
    <w:rsid w:val="00E51027"/>
    <w:rsid w:val="00E53CC2"/>
    <w:rsid w:val="00E54E38"/>
    <w:rsid w:val="00E644D8"/>
    <w:rsid w:val="00E658C9"/>
    <w:rsid w:val="00E66536"/>
    <w:rsid w:val="00E707D1"/>
    <w:rsid w:val="00E76FE0"/>
    <w:rsid w:val="00E80C2F"/>
    <w:rsid w:val="00E81421"/>
    <w:rsid w:val="00E903AD"/>
    <w:rsid w:val="00E97558"/>
    <w:rsid w:val="00EA002A"/>
    <w:rsid w:val="00EA0B4D"/>
    <w:rsid w:val="00EA1E5E"/>
    <w:rsid w:val="00EA225F"/>
    <w:rsid w:val="00EA4B54"/>
    <w:rsid w:val="00EA6DCF"/>
    <w:rsid w:val="00EA7EF5"/>
    <w:rsid w:val="00EB2421"/>
    <w:rsid w:val="00ED4912"/>
    <w:rsid w:val="00ED6496"/>
    <w:rsid w:val="00EE2954"/>
    <w:rsid w:val="00EF2254"/>
    <w:rsid w:val="00EF52EB"/>
    <w:rsid w:val="00F0378C"/>
    <w:rsid w:val="00F1116D"/>
    <w:rsid w:val="00F124EF"/>
    <w:rsid w:val="00F14B1E"/>
    <w:rsid w:val="00F30841"/>
    <w:rsid w:val="00F369CE"/>
    <w:rsid w:val="00F40C88"/>
    <w:rsid w:val="00F44E33"/>
    <w:rsid w:val="00F451C6"/>
    <w:rsid w:val="00F46FCE"/>
    <w:rsid w:val="00F47093"/>
    <w:rsid w:val="00F5785C"/>
    <w:rsid w:val="00F60E57"/>
    <w:rsid w:val="00F62838"/>
    <w:rsid w:val="00F67C12"/>
    <w:rsid w:val="00F723BA"/>
    <w:rsid w:val="00F73D94"/>
    <w:rsid w:val="00F7425D"/>
    <w:rsid w:val="00F760DA"/>
    <w:rsid w:val="00F801F3"/>
    <w:rsid w:val="00F83D62"/>
    <w:rsid w:val="00F97415"/>
    <w:rsid w:val="00FA2C9A"/>
    <w:rsid w:val="00FA4C07"/>
    <w:rsid w:val="00FA5679"/>
    <w:rsid w:val="00FB171F"/>
    <w:rsid w:val="00FC035C"/>
    <w:rsid w:val="00FC11F5"/>
    <w:rsid w:val="00FD2E34"/>
    <w:rsid w:val="00FE2774"/>
    <w:rsid w:val="00FE7C52"/>
    <w:rsid w:val="00FF142C"/>
    <w:rsid w:val="00FF533E"/>
    <w:rsid w:val="02AE9D92"/>
    <w:rsid w:val="043C961B"/>
    <w:rsid w:val="0523052A"/>
    <w:rsid w:val="06470606"/>
    <w:rsid w:val="0B1BEBA3"/>
    <w:rsid w:val="0DA2F070"/>
    <w:rsid w:val="0EEF71B8"/>
    <w:rsid w:val="11E86AB3"/>
    <w:rsid w:val="1509582C"/>
    <w:rsid w:val="158A79AA"/>
    <w:rsid w:val="162E8BA8"/>
    <w:rsid w:val="17F21D79"/>
    <w:rsid w:val="19946374"/>
    <w:rsid w:val="1A399AF8"/>
    <w:rsid w:val="1AB1484A"/>
    <w:rsid w:val="1B7CD8DD"/>
    <w:rsid w:val="1BE428D4"/>
    <w:rsid w:val="1CD72438"/>
    <w:rsid w:val="1DCFE93B"/>
    <w:rsid w:val="1FE0D4FB"/>
    <w:rsid w:val="212B6129"/>
    <w:rsid w:val="24200D5C"/>
    <w:rsid w:val="2662690C"/>
    <w:rsid w:val="272E9E13"/>
    <w:rsid w:val="27552813"/>
    <w:rsid w:val="276ECF4A"/>
    <w:rsid w:val="29086501"/>
    <w:rsid w:val="2DEB109A"/>
    <w:rsid w:val="2F9BE510"/>
    <w:rsid w:val="306B7CE9"/>
    <w:rsid w:val="3327A03F"/>
    <w:rsid w:val="39A182BD"/>
    <w:rsid w:val="3CDEE4FB"/>
    <w:rsid w:val="3E59F206"/>
    <w:rsid w:val="3F10EBC1"/>
    <w:rsid w:val="3F443FDC"/>
    <w:rsid w:val="3FA4C823"/>
    <w:rsid w:val="3FAA5207"/>
    <w:rsid w:val="3FC98663"/>
    <w:rsid w:val="417B3A45"/>
    <w:rsid w:val="4296ED69"/>
    <w:rsid w:val="48106AE3"/>
    <w:rsid w:val="48372DC4"/>
    <w:rsid w:val="4A30ADBC"/>
    <w:rsid w:val="4A57A096"/>
    <w:rsid w:val="4AB4C2C8"/>
    <w:rsid w:val="506A72A1"/>
    <w:rsid w:val="50BCBE83"/>
    <w:rsid w:val="512437BC"/>
    <w:rsid w:val="534AD385"/>
    <w:rsid w:val="56E9E44F"/>
    <w:rsid w:val="570E6347"/>
    <w:rsid w:val="573A136A"/>
    <w:rsid w:val="599F51E8"/>
    <w:rsid w:val="59D3E53F"/>
    <w:rsid w:val="5A9F8D91"/>
    <w:rsid w:val="5D1BA734"/>
    <w:rsid w:val="5DF9525D"/>
    <w:rsid w:val="5E181D61"/>
    <w:rsid w:val="5FACEAA9"/>
    <w:rsid w:val="5FE6E761"/>
    <w:rsid w:val="6078C20D"/>
    <w:rsid w:val="64B3AF20"/>
    <w:rsid w:val="6710710C"/>
    <w:rsid w:val="69AD5983"/>
    <w:rsid w:val="69C8C652"/>
    <w:rsid w:val="6A06B8C2"/>
    <w:rsid w:val="6AC41857"/>
    <w:rsid w:val="6B515821"/>
    <w:rsid w:val="6BF96AB8"/>
    <w:rsid w:val="6C1F23B4"/>
    <w:rsid w:val="6D9A4717"/>
    <w:rsid w:val="6F1A793D"/>
    <w:rsid w:val="6FFAA0AE"/>
    <w:rsid w:val="72D4D04D"/>
    <w:rsid w:val="743B6552"/>
    <w:rsid w:val="772A1091"/>
    <w:rsid w:val="7A0739CF"/>
    <w:rsid w:val="7A82A96F"/>
    <w:rsid w:val="7B3C8952"/>
    <w:rsid w:val="7BD25469"/>
    <w:rsid w:val="7E212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3052A"/>
  <w15:chartTrackingRefBased/>
  <w15:docId w15:val="{E22E80E8-E73A-4395-9746-8737E740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6DE"/>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BookTitle">
    <w:name w:val="Book Title"/>
    <w:basedOn w:val="DefaultParagraphFont"/>
    <w:uiPriority w:val="33"/>
    <w:qFormat/>
    <w:rPr>
      <w:b/>
      <w:bCs/>
      <w:i/>
      <w:iCs/>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A3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4F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60C06"/>
    <w:rPr>
      <w:b/>
      <w:bCs/>
    </w:rPr>
  </w:style>
  <w:style w:type="character" w:customStyle="1" w:styleId="CommentSubjectChar">
    <w:name w:val="Comment Subject Char"/>
    <w:basedOn w:val="CommentTextChar"/>
    <w:link w:val="CommentSubject"/>
    <w:uiPriority w:val="99"/>
    <w:semiHidden/>
    <w:rsid w:val="00760C06"/>
    <w:rPr>
      <w:b/>
      <w:bCs/>
      <w:sz w:val="20"/>
      <w:szCs w:val="20"/>
    </w:rPr>
  </w:style>
  <w:style w:type="character" w:customStyle="1" w:styleId="UnresolvedMention1">
    <w:name w:val="Unresolved Mention1"/>
    <w:basedOn w:val="DefaultParagraphFont"/>
    <w:uiPriority w:val="99"/>
    <w:semiHidden/>
    <w:unhideWhenUsed/>
    <w:rsid w:val="00E80C2F"/>
    <w:rPr>
      <w:color w:val="605E5C"/>
      <w:shd w:val="clear" w:color="auto" w:fill="E1DFDD"/>
    </w:rPr>
  </w:style>
  <w:style w:type="paragraph" w:styleId="FootnoteText">
    <w:name w:val="footnote text"/>
    <w:basedOn w:val="Normal"/>
    <w:link w:val="FootnoteTextChar"/>
    <w:uiPriority w:val="99"/>
    <w:semiHidden/>
    <w:unhideWhenUsed/>
    <w:rsid w:val="00EA22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225F"/>
    <w:rPr>
      <w:sz w:val="20"/>
      <w:szCs w:val="20"/>
    </w:rPr>
  </w:style>
  <w:style w:type="character" w:styleId="FootnoteReference">
    <w:name w:val="footnote reference"/>
    <w:basedOn w:val="DefaultParagraphFont"/>
    <w:uiPriority w:val="99"/>
    <w:semiHidden/>
    <w:unhideWhenUsed/>
    <w:rsid w:val="00EA225F"/>
    <w:rPr>
      <w:vertAlign w:val="superscript"/>
    </w:rPr>
  </w:style>
  <w:style w:type="paragraph" w:styleId="Header">
    <w:name w:val="header"/>
    <w:basedOn w:val="Normal"/>
    <w:link w:val="HeaderChar"/>
    <w:uiPriority w:val="99"/>
    <w:unhideWhenUsed/>
    <w:rsid w:val="006B5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D40"/>
  </w:style>
  <w:style w:type="paragraph" w:styleId="Footer">
    <w:name w:val="footer"/>
    <w:basedOn w:val="Normal"/>
    <w:link w:val="FooterChar"/>
    <w:uiPriority w:val="99"/>
    <w:unhideWhenUsed/>
    <w:rsid w:val="006B5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D40"/>
  </w:style>
  <w:style w:type="paragraph" w:styleId="Revision">
    <w:name w:val="Revision"/>
    <w:hidden/>
    <w:uiPriority w:val="99"/>
    <w:semiHidden/>
    <w:rsid w:val="00731F77"/>
    <w:pPr>
      <w:spacing w:after="0" w:line="240" w:lineRule="auto"/>
    </w:pPr>
  </w:style>
  <w:style w:type="character" w:styleId="LineNumber">
    <w:name w:val="line number"/>
    <w:basedOn w:val="DefaultParagraphFont"/>
    <w:uiPriority w:val="99"/>
    <w:semiHidden/>
    <w:unhideWhenUsed/>
    <w:rsid w:val="001735A3"/>
  </w:style>
  <w:style w:type="table" w:styleId="TableGrid">
    <w:name w:val="Table Grid"/>
    <w:basedOn w:val="TableNormal"/>
    <w:uiPriority w:val="39"/>
    <w:rsid w:val="00285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E7C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F3D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641836">
      <w:bodyDiv w:val="1"/>
      <w:marLeft w:val="0"/>
      <w:marRight w:val="0"/>
      <w:marTop w:val="0"/>
      <w:marBottom w:val="0"/>
      <w:divBdr>
        <w:top w:val="none" w:sz="0" w:space="0" w:color="auto"/>
        <w:left w:val="none" w:sz="0" w:space="0" w:color="auto"/>
        <w:bottom w:val="none" w:sz="0" w:space="0" w:color="auto"/>
        <w:right w:val="none" w:sz="0" w:space="0" w:color="auto"/>
      </w:divBdr>
    </w:div>
    <w:div w:id="276497410">
      <w:bodyDiv w:val="1"/>
      <w:marLeft w:val="0"/>
      <w:marRight w:val="0"/>
      <w:marTop w:val="0"/>
      <w:marBottom w:val="0"/>
      <w:divBdr>
        <w:top w:val="none" w:sz="0" w:space="0" w:color="auto"/>
        <w:left w:val="none" w:sz="0" w:space="0" w:color="auto"/>
        <w:bottom w:val="none" w:sz="0" w:space="0" w:color="auto"/>
        <w:right w:val="none" w:sz="0" w:space="0" w:color="auto"/>
      </w:divBdr>
    </w:div>
    <w:div w:id="482236777">
      <w:bodyDiv w:val="1"/>
      <w:marLeft w:val="0"/>
      <w:marRight w:val="0"/>
      <w:marTop w:val="0"/>
      <w:marBottom w:val="0"/>
      <w:divBdr>
        <w:top w:val="none" w:sz="0" w:space="0" w:color="auto"/>
        <w:left w:val="none" w:sz="0" w:space="0" w:color="auto"/>
        <w:bottom w:val="none" w:sz="0" w:space="0" w:color="auto"/>
        <w:right w:val="none" w:sz="0" w:space="0" w:color="auto"/>
      </w:divBdr>
    </w:div>
    <w:div w:id="544829663">
      <w:bodyDiv w:val="1"/>
      <w:marLeft w:val="0"/>
      <w:marRight w:val="0"/>
      <w:marTop w:val="0"/>
      <w:marBottom w:val="0"/>
      <w:divBdr>
        <w:top w:val="none" w:sz="0" w:space="0" w:color="auto"/>
        <w:left w:val="none" w:sz="0" w:space="0" w:color="auto"/>
        <w:bottom w:val="none" w:sz="0" w:space="0" w:color="auto"/>
        <w:right w:val="none" w:sz="0" w:space="0" w:color="auto"/>
      </w:divBdr>
    </w:div>
    <w:div w:id="642009942">
      <w:bodyDiv w:val="1"/>
      <w:marLeft w:val="0"/>
      <w:marRight w:val="0"/>
      <w:marTop w:val="0"/>
      <w:marBottom w:val="0"/>
      <w:divBdr>
        <w:top w:val="none" w:sz="0" w:space="0" w:color="auto"/>
        <w:left w:val="none" w:sz="0" w:space="0" w:color="auto"/>
        <w:bottom w:val="none" w:sz="0" w:space="0" w:color="auto"/>
        <w:right w:val="none" w:sz="0" w:space="0" w:color="auto"/>
      </w:divBdr>
    </w:div>
    <w:div w:id="943809603">
      <w:bodyDiv w:val="1"/>
      <w:marLeft w:val="0"/>
      <w:marRight w:val="0"/>
      <w:marTop w:val="0"/>
      <w:marBottom w:val="0"/>
      <w:divBdr>
        <w:top w:val="none" w:sz="0" w:space="0" w:color="auto"/>
        <w:left w:val="none" w:sz="0" w:space="0" w:color="auto"/>
        <w:bottom w:val="none" w:sz="0" w:space="0" w:color="auto"/>
        <w:right w:val="none" w:sz="0" w:space="0" w:color="auto"/>
      </w:divBdr>
    </w:div>
    <w:div w:id="949555620">
      <w:bodyDiv w:val="1"/>
      <w:marLeft w:val="0"/>
      <w:marRight w:val="0"/>
      <w:marTop w:val="0"/>
      <w:marBottom w:val="0"/>
      <w:divBdr>
        <w:top w:val="none" w:sz="0" w:space="0" w:color="auto"/>
        <w:left w:val="none" w:sz="0" w:space="0" w:color="auto"/>
        <w:bottom w:val="none" w:sz="0" w:space="0" w:color="auto"/>
        <w:right w:val="none" w:sz="0" w:space="0" w:color="auto"/>
      </w:divBdr>
    </w:div>
    <w:div w:id="1308819707">
      <w:bodyDiv w:val="1"/>
      <w:marLeft w:val="0"/>
      <w:marRight w:val="0"/>
      <w:marTop w:val="0"/>
      <w:marBottom w:val="0"/>
      <w:divBdr>
        <w:top w:val="none" w:sz="0" w:space="0" w:color="auto"/>
        <w:left w:val="none" w:sz="0" w:space="0" w:color="auto"/>
        <w:bottom w:val="none" w:sz="0" w:space="0" w:color="auto"/>
        <w:right w:val="none" w:sz="0" w:space="0" w:color="auto"/>
      </w:divBdr>
    </w:div>
    <w:div w:id="1394231944">
      <w:bodyDiv w:val="1"/>
      <w:marLeft w:val="0"/>
      <w:marRight w:val="0"/>
      <w:marTop w:val="0"/>
      <w:marBottom w:val="0"/>
      <w:divBdr>
        <w:top w:val="none" w:sz="0" w:space="0" w:color="auto"/>
        <w:left w:val="none" w:sz="0" w:space="0" w:color="auto"/>
        <w:bottom w:val="none" w:sz="0" w:space="0" w:color="auto"/>
        <w:right w:val="none" w:sz="0" w:space="0" w:color="auto"/>
      </w:divBdr>
    </w:div>
    <w:div w:id="1692758409">
      <w:bodyDiv w:val="1"/>
      <w:marLeft w:val="0"/>
      <w:marRight w:val="0"/>
      <w:marTop w:val="0"/>
      <w:marBottom w:val="0"/>
      <w:divBdr>
        <w:top w:val="none" w:sz="0" w:space="0" w:color="auto"/>
        <w:left w:val="none" w:sz="0" w:space="0" w:color="auto"/>
        <w:bottom w:val="none" w:sz="0" w:space="0" w:color="auto"/>
        <w:right w:val="none" w:sz="0" w:space="0" w:color="auto"/>
      </w:divBdr>
    </w:div>
    <w:div w:id="1882356916">
      <w:bodyDiv w:val="1"/>
      <w:marLeft w:val="0"/>
      <w:marRight w:val="0"/>
      <w:marTop w:val="0"/>
      <w:marBottom w:val="0"/>
      <w:divBdr>
        <w:top w:val="none" w:sz="0" w:space="0" w:color="auto"/>
        <w:left w:val="none" w:sz="0" w:space="0" w:color="auto"/>
        <w:bottom w:val="none" w:sz="0" w:space="0" w:color="auto"/>
        <w:right w:val="none" w:sz="0" w:space="0" w:color="auto"/>
      </w:divBdr>
    </w:div>
    <w:div w:id="197166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94/978089054615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43efb3-d1b0-4ee1-86e8-644fa3fd374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9896CEB73DDA46935770CDFD2590A9" ma:contentTypeVersion="11" ma:contentTypeDescription="Create a new document." ma:contentTypeScope="" ma:versionID="91d02b346e5b928aa0ca09e93af432d8">
  <xsd:schema xmlns:xsd="http://www.w3.org/2001/XMLSchema" xmlns:xs="http://www.w3.org/2001/XMLSchema" xmlns:p="http://schemas.microsoft.com/office/2006/metadata/properties" xmlns:ns2="187cae88-4bd0-453a-8773-57e316919602" xmlns:ns3="f743efb3-d1b0-4ee1-86e8-644fa3fd3749" targetNamespace="http://schemas.microsoft.com/office/2006/metadata/properties" ma:root="true" ma:fieldsID="7d5810c2320aa6ee1d75c92da7de21d1" ns2:_="" ns3:_="">
    <xsd:import namespace="187cae88-4bd0-453a-8773-57e316919602"/>
    <xsd:import namespace="f743efb3-d1b0-4ee1-86e8-644fa3fd3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7cae88-4bd0-453a-8773-57e316919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43efb3-d1b0-4ee1-86e8-644fa3fd37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29A2D-62EB-4CAB-BFF3-252AC1137491}">
  <ds:schemaRefs>
    <ds:schemaRef ds:uri="http://schemas.microsoft.com/office/2006/metadata/properties"/>
    <ds:schemaRef ds:uri="http://schemas.microsoft.com/office/infopath/2007/PartnerControls"/>
    <ds:schemaRef ds:uri="f743efb3-d1b0-4ee1-86e8-644fa3fd3749"/>
  </ds:schemaRefs>
</ds:datastoreItem>
</file>

<file path=customXml/itemProps2.xml><?xml version="1.0" encoding="utf-8"?>
<ds:datastoreItem xmlns:ds="http://schemas.openxmlformats.org/officeDocument/2006/customXml" ds:itemID="{ED572D6A-5FCD-495A-8E86-791376CC68D1}">
  <ds:schemaRefs>
    <ds:schemaRef ds:uri="http://schemas.microsoft.com/sharepoint/v3/contenttype/forms"/>
  </ds:schemaRefs>
</ds:datastoreItem>
</file>

<file path=customXml/itemProps3.xml><?xml version="1.0" encoding="utf-8"?>
<ds:datastoreItem xmlns:ds="http://schemas.openxmlformats.org/officeDocument/2006/customXml" ds:itemID="{D1878783-FFB2-42FC-B3ED-E5D743094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7cae88-4bd0-453a-8773-57e316919602"/>
    <ds:schemaRef ds:uri="f743efb3-d1b0-4ee1-86e8-644fa3fd3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67E542-F5A5-47F1-878B-1860D7780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28</Pages>
  <Words>6859</Words>
  <Characters>39097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Walker</dc:creator>
  <cp:keywords/>
  <dc:description/>
  <cp:lastModifiedBy>Heckman, Robert - FS, UT</cp:lastModifiedBy>
  <cp:revision>8</cp:revision>
  <dcterms:created xsi:type="dcterms:W3CDTF">2024-01-16T16:58:00Z</dcterms:created>
  <dcterms:modified xsi:type="dcterms:W3CDTF">2024-01-16T20:33:00Z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0x0101003E9896CEB73DDA46935770CDFD2590A9</vt:lpwstr>
  </property>
  <property fmtid="{D5CDD505-2E9C-101B-9397-08002B2CF9AE}" pid="3" name="ComplianceAssetId">
    <vt:lpwstr/>
  </property>
  <property fmtid="{D5CDD505-2E9C-101B-9397-08002B2CF9AE}" pid="4" name="Mendeley Recent Style Id 0_1">
    <vt:lpwstr>http://www.zotero.org/styles/american-sociological-association</vt:lpwstr>
  </property>
  <property fmtid="{D5CDD505-2E9C-101B-9397-08002B2CF9AE}" pid="5" name="Mendeley Recent Style Name 0_1">
    <vt:lpwstr>American Sociological Association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http://www.zotero.org/styles/harvard-cite-them-right</vt:lpwstr>
  </property>
  <property fmtid="{D5CDD505-2E9C-101B-9397-08002B2CF9AE}" pid="9" name="Mendeley Recent Style Name 2_1">
    <vt:lpwstr>Cite Them Right 10th edition - Harvard</vt:lpwstr>
  </property>
  <property fmtid="{D5CDD505-2E9C-101B-9397-08002B2CF9AE}" pid="10" name="Mendeley Recent Style Id 3_1">
    <vt:lpwstr>http://www.zotero.org/styles/ecology-letters</vt:lpwstr>
  </property>
  <property fmtid="{D5CDD505-2E9C-101B-9397-08002B2CF9AE}" pid="11" name="Mendeley Recent Style Name 3_1">
    <vt:lpwstr>Ecology Letters</vt:lpwstr>
  </property>
  <property fmtid="{D5CDD505-2E9C-101B-9397-08002B2CF9AE}" pid="12" name="Mendeley Recent Style Id 4_1">
    <vt:lpwstr>http://www.zotero.org/styles/ecosphere</vt:lpwstr>
  </property>
  <property fmtid="{D5CDD505-2E9C-101B-9397-08002B2CF9AE}" pid="13" name="Mendeley Recent Style Name 4_1">
    <vt:lpwstr>Ecosphere</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http://www.zotero.org/styles/journal-of-ecology</vt:lpwstr>
  </property>
  <property fmtid="{D5CDD505-2E9C-101B-9397-08002B2CF9AE}" pid="17" name="Mendeley Recent Style Name 6_1">
    <vt:lpwstr>Journal of Ecology</vt:lpwstr>
  </property>
  <property fmtid="{D5CDD505-2E9C-101B-9397-08002B2CF9AE}" pid="18" name="Mendeley Recent Style Id 7_1">
    <vt:lpwstr>http://www.zotero.org/styles/oecologia</vt:lpwstr>
  </property>
  <property fmtid="{D5CDD505-2E9C-101B-9397-08002B2CF9AE}" pid="19" name="Mendeley Recent Style Name 7_1">
    <vt:lpwstr>Oecologia</vt:lpwstr>
  </property>
  <property fmtid="{D5CDD505-2E9C-101B-9397-08002B2CF9AE}" pid="20" name="Mendeley Recent Style Id 8_1">
    <vt:lpwstr>http://www.zotero.org/styles/oikos</vt:lpwstr>
  </property>
  <property fmtid="{D5CDD505-2E9C-101B-9397-08002B2CF9AE}" pid="21" name="Mendeley Recent Style Name 8_1">
    <vt:lpwstr>Oikos</vt:lpwstr>
  </property>
  <property fmtid="{D5CDD505-2E9C-101B-9397-08002B2CF9AE}" pid="22" name="Mendeley Recent Style Id 9_1">
    <vt:lpwstr>http://www.zotero.org/styles/plos-one</vt:lpwstr>
  </property>
  <property fmtid="{D5CDD505-2E9C-101B-9397-08002B2CF9AE}" pid="23" name="Mendeley Recent Style Name 9_1">
    <vt:lpwstr>PLOS ONE</vt:lpwstr>
  </property>
  <property fmtid="{D5CDD505-2E9C-101B-9397-08002B2CF9AE}" pid="24" name="Mendeley Document_1">
    <vt:lpwstr>True</vt:lpwstr>
  </property>
  <property fmtid="{D5CDD505-2E9C-101B-9397-08002B2CF9AE}" pid="25" name="Mendeley Unique User Id_1">
    <vt:lpwstr>7416fc86-ce88-3718-91a4-3d91e2b21c66</vt:lpwstr>
  </property>
  <property fmtid="{D5CDD505-2E9C-101B-9397-08002B2CF9AE}" pid="26" name="Mendeley Citation Style_1">
    <vt:lpwstr>http://www.zotero.org/styles/ecology-letters</vt:lpwstr>
  </property>
  <property fmtid="{D5CDD505-2E9C-101B-9397-08002B2CF9AE}" pid="27" name="GrammarlyDocumentId">
    <vt:lpwstr>f6624787ffa1547e8e7107044a060933918a1da098e29f87f74b82a520041514</vt:lpwstr>
  </property>
</Properties>
</file>